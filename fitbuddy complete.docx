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C41" w:rsidRDefault="00CD0173">
      <w:pPr>
        <w:jc w:val="center"/>
        <w:rPr>
          <w:rFonts w:ascii="Cambria" w:eastAsia="Cambria" w:hAnsi="Cambria" w:cs="Cambria"/>
          <w:b/>
          <w:bCs/>
          <w:sz w:val="30"/>
          <w:szCs w:val="30"/>
          <w:u w:val="single"/>
        </w:rPr>
      </w:pPr>
      <w:ins w:id="0" w:author="Gayathri G D" w:date="2026-09-22T05:24:00Z">
        <w:r>
          <w:rPr>
            <w:rFonts w:ascii="Cambria" w:eastAsia="Cambria" w:hAnsi="Cambria" w:cs="Cambria"/>
            <w:b/>
            <w:bCs/>
            <w:sz w:val="30"/>
            <w:szCs w:val="30"/>
            <w:u w:val="single"/>
            <w:rPrChange w:id="1" w:author="Gayathri G D" w:date="2026-09-22T05:24:00Z">
              <w:rPr/>
            </w:rPrChange>
          </w:rPr>
          <w:t xml:space="preserve">  </w:t>
        </w:r>
        <w:proofErr w:type="spellStart"/>
        <w:r>
          <w:rPr>
            <w:rFonts w:ascii="Cambria" w:eastAsia="Cambria" w:hAnsi="Cambria" w:cs="Cambria"/>
            <w:b/>
            <w:bCs/>
            <w:sz w:val="30"/>
            <w:szCs w:val="30"/>
            <w:u w:val="single"/>
            <w:rPrChange w:id="2" w:author="Gayathri G D" w:date="2026-09-22T05:24:00Z">
              <w:rPr/>
            </w:rPrChange>
          </w:rPr>
          <w:t>N</w:t>
        </w:r>
      </w:ins>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rsidR="00967C41" w:rsidRDefault="00967C41">
      <w:pPr>
        <w:rPr>
          <w:rFonts w:ascii="Cambria" w:eastAsia="Cambria" w:hAnsi="Cambria" w:cs="Cambria"/>
          <w:b/>
          <w:bCs/>
        </w:rPr>
      </w:pPr>
    </w:p>
    <w:p w:rsidR="00967C41" w:rsidRDefault="00CD0173">
      <w:pPr>
        <w:rPr>
          <w:rFonts w:ascii="Cambria" w:eastAsia="Cambria" w:hAnsi="Cambria" w:cs="Cambria"/>
          <w:b/>
          <w:bCs/>
          <w:sz w:val="24"/>
          <w:szCs w:val="24"/>
        </w:rPr>
      </w:pPr>
      <w:r>
        <w:rPr>
          <w:rFonts w:ascii="Cambria" w:eastAsia="Cambria" w:hAnsi="Cambria" w:cs="Cambria"/>
          <w:b/>
          <w:bCs/>
          <w:sz w:val="24"/>
          <w:szCs w:val="24"/>
        </w:rPr>
        <w:t>Project Description:</w:t>
      </w:r>
    </w:p>
    <w:p w:rsidR="00967C41" w:rsidRDefault="00967C41">
      <w:pPr>
        <w:rPr>
          <w:rFonts w:ascii="Cambria" w:eastAsia="Cambria" w:hAnsi="Cambria" w:cs="Cambria"/>
          <w:b/>
          <w:bCs/>
        </w:rPr>
      </w:pPr>
    </w:p>
    <w:p w:rsidR="00967C41" w:rsidRDefault="00CD0173">
      <w:pPr>
        <w:rPr>
          <w:rFonts w:ascii="Cambria" w:eastAsia="Cambria" w:hAnsi="Cambria" w:cs="Cambria"/>
        </w:rPr>
      </w:pPr>
      <w:proofErr w:type="spellStart"/>
      <w:r>
        <w:rPr>
          <w:rFonts w:ascii="Cambria" w:eastAsia="Cambria" w:hAnsi="Cambria" w:cs="Cambria"/>
          <w:b/>
          <w:bCs/>
        </w:rPr>
        <w:t>F</w:t>
      </w:r>
      <w:del w:id="3" w:author="S.Niranjana" w:date="2026-09-22T05:26:00Z">
        <w:r>
          <w:rPr>
            <w:rFonts w:ascii="Cambria" w:eastAsia="Cambria" w:hAnsi="Cambria" w:cs="Cambria"/>
            <w:b/>
            <w:bCs/>
          </w:rPr>
          <w:delText>itBuddy</w:delText>
        </w:r>
        <w:r>
          <w:rPr>
            <w:rFonts w:ascii="Cambria" w:eastAsia="Cambria" w:hAnsi="Cambria" w:cs="Cambria"/>
          </w:rPr>
          <w:delText xml:space="preserve"> is a web-based application that uses AI to generate personalized workout plans and </w:delText>
        </w:r>
      </w:del>
      <w:r>
        <w:rPr>
          <w:rFonts w:ascii="Cambria" w:eastAsia="Cambria" w:hAnsi="Cambria" w:cs="Cambria"/>
        </w:rPr>
        <w:t>nutrition</w:t>
      </w:r>
      <w:proofErr w:type="spellEnd"/>
      <w:r>
        <w:rPr>
          <w:rFonts w:ascii="Cambria" w:eastAsia="Cambria" w:hAnsi="Cambria" w:cs="Cambria"/>
        </w:rPr>
        <w:t xml:space="preserve">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rsidR="00967C41" w:rsidRPr="00967C41" w:rsidRDefault="00CD0173">
      <w:pPr>
        <w:spacing w:before="240" w:after="240"/>
        <w:rPr>
          <w:rFonts w:ascii="Cambria" w:eastAsia="Cambria" w:hAnsi="Cambria" w:cs="Cambria"/>
          <w:sz w:val="26"/>
          <w:szCs w:val="26"/>
          <w:rPrChange w:id="4" w:author="Anonymous" w:date="2026-09-22T05:28:00Z">
            <w:rPr>
              <w:rFonts w:ascii="Cambria" w:eastAsia="Cambria" w:hAnsi="Cambria" w:cs="Cambria"/>
            </w:rPr>
          </w:rPrChange>
        </w:rPr>
      </w:pPr>
      <w:r>
        <w:rPr>
          <w:rFonts w:ascii="Cambria" w:eastAsia="Cambria" w:hAnsi="Cambria" w:cs="Cambria"/>
        </w:rPr>
        <w:t>The appli</w:t>
      </w:r>
      <w:r>
        <w:rPr>
          <w:rFonts w:ascii="Cambria" w:eastAsia="Cambria" w:hAnsi="Cambria" w:cs="Cambria"/>
        </w:rPr>
        <w:t>cation takes in user information—like age, weight, goal, and preferred workout intensity—and generates a customized 7-day fitness plan. Users can also submit feedback to update and refine their plan using AI. A complementary nutrition or recovery tip is al</w:t>
      </w:r>
      <w:r>
        <w:rPr>
          <w:rFonts w:ascii="Cambria" w:eastAsia="Cambria" w:hAnsi="Cambria" w:cs="Cambria"/>
        </w:rPr>
        <w:t>so provided based on their selected goal.</w:t>
      </w:r>
    </w:p>
    <w:p w:rsidR="00967C41" w:rsidRDefault="00CD0173">
      <w:pPr>
        <w:spacing w:before="240" w:after="240"/>
        <w:rPr>
          <w:rFonts w:ascii="Cambria" w:eastAsia="Cambria" w:hAnsi="Cambria" w:cs="Cambria"/>
        </w:rPr>
      </w:pPr>
      <w:r>
        <w:rPr>
          <w:rFonts w:ascii="Cambria" w:eastAsia="Cambria" w:hAnsi="Cambria" w:cs="Cambria"/>
        </w:rPr>
        <w:t xml:space="preserve">With a clean user </w:t>
      </w:r>
      <w:proofErr w:type="spellStart"/>
      <w:r>
        <w:rPr>
          <w:rFonts w:ascii="Cambria" w:eastAsia="Cambria" w:hAnsi="Cambria" w:cs="Cambria"/>
        </w:rPr>
        <w:t>inter</w:t>
      </w:r>
      <w:ins w:id="5" w:author="S.Niranjana" w:date="2026-09-22T05:26:00Z">
        <w:r>
          <w:rPr>
            <w:rFonts w:ascii="Cambria" w:eastAsia="Cambria" w:hAnsi="Cambria" w:cs="Cambria"/>
            <w:b/>
            <w:bCs/>
            <w:rPrChange w:id="6" w:author="S.Niranjana" w:date="2026-09-22T05:26:00Z">
              <w:rPr>
                <w:rFonts w:ascii="Cambria" w:eastAsia="Cambria" w:hAnsi="Cambria" w:cs="Cambria"/>
              </w:rPr>
            </w:rPrChange>
          </w:rPr>
          <w:t>itBuddy</w:t>
        </w:r>
        <w:proofErr w:type="spellEnd"/>
        <w:r>
          <w:rPr>
            <w:rFonts w:ascii="Cambria" w:eastAsia="Cambria" w:hAnsi="Cambria" w:cs="Cambria"/>
          </w:rPr>
          <w:t xml:space="preserve"> is a web-based application that uses AI to generate personalized workout plans and </w:t>
        </w:r>
      </w:ins>
      <w:r>
        <w:rPr>
          <w:rFonts w:ascii="Cambria" w:eastAsia="Cambria" w:hAnsi="Cambria" w:cs="Cambria"/>
        </w:rPr>
        <w:t xml:space="preserve">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w:t>
      </w:r>
      <w:r>
        <w:rPr>
          <w:rFonts w:ascii="Cambria" w:eastAsia="Cambria" w:hAnsi="Cambria" w:cs="Cambria"/>
        </w:rPr>
        <w:t>d and accessible. It offers both API endpoints and an interactive HTML interface for ease of use.</w:t>
      </w:r>
    </w:p>
    <w:p w:rsidR="00967C41" w:rsidRDefault="00CD0173">
      <w:pPr>
        <w:rPr>
          <w:rFonts w:ascii="Cambria" w:eastAsia="Cambria" w:hAnsi="Cambria" w:cs="Cambria"/>
          <w:b/>
          <w:bCs/>
          <w:sz w:val="24"/>
          <w:szCs w:val="24"/>
        </w:rPr>
      </w:pPr>
      <w:r>
        <w:rPr>
          <w:rFonts w:ascii="Cambria" w:eastAsia="Cambria" w:hAnsi="Cambria" w:cs="Cambria"/>
          <w:b/>
          <w:bCs/>
          <w:sz w:val="24"/>
          <w:szCs w:val="24"/>
        </w:rPr>
        <w:t>Scenarios:</w:t>
      </w:r>
    </w:p>
    <w:p w:rsidR="00967C41" w:rsidRDefault="00967C41">
      <w:pPr>
        <w:rPr>
          <w:rFonts w:ascii="Cambria" w:eastAsia="Cambria" w:hAnsi="Cambria" w:cs="Cambria"/>
          <w:b/>
          <w:bCs/>
        </w:rPr>
      </w:pPr>
    </w:p>
    <w:p w:rsidR="00967C41" w:rsidRDefault="00CD0173">
      <w:pPr>
        <w:rPr>
          <w:rFonts w:ascii="Cambria" w:eastAsia="Cambria" w:hAnsi="Cambria" w:cs="Cambria"/>
        </w:rPr>
      </w:pPr>
      <w:r>
        <w:rPr>
          <w:rFonts w:ascii="Cambria" w:eastAsia="Cambria" w:hAnsi="Cambria" w:cs="Cambria"/>
        </w:rPr>
        <w:t xml:space="preserve">Scenario 1 : A user inputs their personal details including name, age, weight, fitness goal (e.g., “weight loss” or “muscle gain”), and preferred </w:t>
      </w:r>
      <w:r>
        <w:rPr>
          <w:rFonts w:ascii="Cambria" w:eastAsia="Cambria" w:hAnsi="Cambria" w:cs="Cambria"/>
        </w:rPr>
        <w:t>workout intensity ( “high”, “medium” or “low”)  to receive a personalized 7-day workout plan. The system generates a day-by-day schedule tailored to the user's fitness objective and experience level. This AI-driven customization enhances user motivation an</w:t>
      </w:r>
      <w:r>
        <w:rPr>
          <w:rFonts w:ascii="Cambria" w:eastAsia="Cambria" w:hAnsi="Cambria" w:cs="Cambria"/>
        </w:rPr>
        <w:t>d adherence by providing structured and goal-specific routines.</w:t>
      </w:r>
    </w:p>
    <w:p w:rsidR="00967C41" w:rsidRDefault="00967C41">
      <w:pPr>
        <w:rPr>
          <w:rFonts w:ascii="Cambria" w:eastAsia="Cambria" w:hAnsi="Cambria" w:cs="Cambria"/>
        </w:rPr>
      </w:pPr>
    </w:p>
    <w:p w:rsidR="00967C41" w:rsidRDefault="00CD0173">
      <w:pPr>
        <w:rPr>
          <w:rFonts w:ascii="Cambria" w:eastAsia="Cambria" w:hAnsi="Cambria" w:cs="Cambria"/>
        </w:rPr>
      </w:pPr>
      <w:r>
        <w:rPr>
          <w:rFonts w:ascii="Cambria" w:eastAsia="Cambria" w:hAnsi="Cambria" w:cs="Cambria"/>
        </w:rPr>
        <w:t>Scenario 2: A user submits feedback on their existing workout plan, such as suggesting changes like “</w:t>
      </w:r>
      <w:proofErr w:type="gramStart"/>
      <w:r>
        <w:rPr>
          <w:rFonts w:ascii="Cambria" w:eastAsia="Cambria" w:hAnsi="Cambria" w:cs="Cambria"/>
        </w:rPr>
        <w:t>more</w:t>
      </w:r>
      <w:proofErr w:type="gramEnd"/>
      <w:r>
        <w:rPr>
          <w:rFonts w:ascii="Cambria" w:eastAsia="Cambria" w:hAnsi="Cambria" w:cs="Cambria"/>
        </w:rPr>
        <w:t xml:space="preserve"> focus on cardio” or “include more rest days.” The system uses this input to regenerat</w:t>
      </w:r>
      <w:r>
        <w:rPr>
          <w:rFonts w:ascii="Cambria" w:eastAsia="Cambria" w:hAnsi="Cambria" w:cs="Cambria"/>
        </w:rPr>
        <w:t>e an updated workout plan, refining it based on the user's evolving needs. This feedback loop ensures that users stay engaged and receive dynamic fitness support as their preferences or progress change.</w:t>
      </w:r>
    </w:p>
    <w:p w:rsidR="00967C41" w:rsidRDefault="00967C41">
      <w:pPr>
        <w:rPr>
          <w:rFonts w:ascii="Cambria" w:eastAsia="Cambria" w:hAnsi="Cambria" w:cs="Cambria"/>
        </w:rPr>
      </w:pPr>
    </w:p>
    <w:p w:rsidR="00967C41" w:rsidRDefault="00CD0173">
      <w:pPr>
        <w:rPr>
          <w:rFonts w:ascii="Cambria" w:eastAsia="Cambria" w:hAnsi="Cambria" w:cs="Cambria"/>
        </w:rPr>
      </w:pPr>
      <w:r>
        <w:rPr>
          <w:rFonts w:ascii="Cambria" w:eastAsia="Cambria" w:hAnsi="Cambria" w:cs="Cambria"/>
        </w:rPr>
        <w:t xml:space="preserve">Scenario 3: A user requests a nutrition or recovery </w:t>
      </w:r>
      <w:r>
        <w:rPr>
          <w:rFonts w:ascii="Cambria" w:eastAsia="Cambria" w:hAnsi="Cambria" w:cs="Cambria"/>
        </w:rPr>
        <w:t>tip based on their selected fitness goal. The platform delivers a concise and relevant suggestion (e.g., “Include protein in your post-workout meal” for muscle gain), which complements the workout plan. These targeted tips help users improve results by ali</w:t>
      </w:r>
      <w:r>
        <w:rPr>
          <w:rFonts w:ascii="Cambria" w:eastAsia="Cambria" w:hAnsi="Cambria" w:cs="Cambria"/>
        </w:rPr>
        <w:t>gning their diet and recovery practices with their physical training regimen.</w:t>
      </w:r>
    </w:p>
    <w:p w:rsidR="00967C41" w:rsidRDefault="00967C41">
      <w:pPr>
        <w:rPr>
          <w:rFonts w:ascii="Cambria" w:eastAsia="Cambria" w:hAnsi="Cambria" w:cs="Cambria"/>
        </w:rPr>
      </w:pPr>
    </w:p>
    <w:p w:rsidR="00967C41" w:rsidRDefault="00CD0173">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w:t>
      </w:r>
      <w:r>
        <w:rPr>
          <w:rFonts w:ascii="Cambria" w:eastAsia="Cambria" w:hAnsi="Cambria" w:cs="Cambria"/>
        </w:rPr>
        <w:t>reamlines oversight for trainers managing multiple clients or students.</w:t>
      </w:r>
    </w:p>
    <w:p w:rsidR="00967C41" w:rsidRDefault="00967C41">
      <w:pPr>
        <w:rPr>
          <w:rFonts w:ascii="Cambria" w:eastAsia="Cambria" w:hAnsi="Cambria" w:cs="Cambria"/>
        </w:rPr>
      </w:pPr>
    </w:p>
    <w:p w:rsidR="00967C41" w:rsidRDefault="00CD0173">
      <w:pPr>
        <w:pStyle w:val="Heading3"/>
        <w:keepNext w:val="0"/>
        <w:keepLines w:val="0"/>
        <w:widowControl w:val="0"/>
        <w:spacing w:before="280" w:line="240" w:lineRule="auto"/>
        <w:rPr>
          <w:rFonts w:ascii="Cambria" w:eastAsia="Cambria" w:hAnsi="Cambria" w:cs="Cambria"/>
          <w:b/>
          <w:bCs/>
          <w:color w:val="000000"/>
          <w:sz w:val="24"/>
          <w:szCs w:val="24"/>
        </w:rPr>
      </w:pPr>
      <w:bookmarkStart w:id="7" w:name="_6mzio2ush1bd" w:colFirst="0" w:colLast="0"/>
      <w:bookmarkEnd w:id="7"/>
      <w:r>
        <w:rPr>
          <w:rFonts w:ascii="Cambria" w:eastAsia="Cambria" w:hAnsi="Cambria" w:cs="Cambria"/>
          <w:b/>
          <w:bCs/>
          <w:color w:val="000000"/>
          <w:sz w:val="24"/>
          <w:szCs w:val="24"/>
        </w:rPr>
        <w:lastRenderedPageBreak/>
        <w:t>Technical Architecture:</w:t>
      </w:r>
    </w:p>
    <w:p w:rsidR="00967C41" w:rsidRDefault="00CD0173">
      <w:pPr>
        <w:jc w:val="center"/>
        <w:rPr>
          <w:rFonts w:ascii="Cambria" w:eastAsia="Cambria" w:hAnsi="Cambria" w:cs="Cambria"/>
        </w:rPr>
      </w:pPr>
      <w:r>
        <w:rPr>
          <w:rFonts w:ascii="Cambria" w:eastAsia="Cambria" w:hAnsi="Cambria" w:cs="Cambria"/>
          <w:noProof/>
          <w:lang w:val="en-IN"/>
        </w:rPr>
        <w:drawing>
          <wp:inline distT="114300" distB="114300" distL="114300" distR="114300">
            <wp:extent cx="3752850" cy="561975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rsidR="00967C41" w:rsidRDefault="00967C41">
      <w:pPr>
        <w:rPr>
          <w:rFonts w:ascii="Cambria" w:eastAsia="Cambria" w:hAnsi="Cambria" w:cs="Cambria"/>
        </w:rPr>
      </w:pPr>
    </w:p>
    <w:p w:rsidR="00967C41" w:rsidRDefault="00CD0173">
      <w:pPr>
        <w:rPr>
          <w:rFonts w:ascii="Cambria" w:eastAsia="Cambria" w:hAnsi="Cambria" w:cs="Cambria"/>
          <w:b/>
          <w:bCs/>
          <w:sz w:val="24"/>
          <w:szCs w:val="24"/>
        </w:rPr>
      </w:pPr>
      <w:r>
        <w:rPr>
          <w:rFonts w:ascii="Cambria" w:eastAsia="Cambria" w:hAnsi="Cambria" w:cs="Cambria"/>
          <w:b/>
          <w:bCs/>
          <w:sz w:val="24"/>
          <w:szCs w:val="24"/>
        </w:rPr>
        <w:t>Pre - requisites:</w:t>
      </w:r>
    </w:p>
    <w:p w:rsidR="00967C41" w:rsidRDefault="00CD0173">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rsidR="00967C41" w:rsidRDefault="00CD0173">
      <w:pPr>
        <w:numPr>
          <w:ilvl w:val="0"/>
          <w:numId w:val="14"/>
        </w:numPr>
        <w:rPr>
          <w:rFonts w:ascii="Cambria" w:eastAsia="Cambria" w:hAnsi="Cambria" w:cs="Cambria"/>
        </w:rPr>
      </w:pPr>
      <w:r>
        <w:rPr>
          <w:rFonts w:ascii="Cambria" w:eastAsia="Cambria" w:hAnsi="Cambria" w:cs="Cambria"/>
        </w:rPr>
        <w:t>Gemini API Familiarity:</w:t>
      </w:r>
      <w:hyperlink r:id="rId9">
        <w:r>
          <w:rPr>
            <w:rFonts w:ascii="Cambria" w:eastAsia="Cambria" w:hAnsi="Cambria" w:cs="Cambria"/>
          </w:rPr>
          <w:t xml:space="preserve"> </w:t>
        </w:r>
      </w:hyperlink>
      <w:hyperlink r:id="rId10">
        <w:r>
          <w:rPr>
            <w:rFonts w:ascii="Cambria" w:eastAsia="Cambria" w:hAnsi="Cambria" w:cs="Cambria"/>
            <w:color w:val="1155CC"/>
            <w:u w:val="single"/>
          </w:rPr>
          <w:t>Goo</w:t>
        </w:r>
      </w:hyperlink>
      <w:ins w:id="8" w:author="ADHAVAN P N" w:date="2026-09-22T04:07:00Z">
        <w:r>
          <w:fldChar w:fldCharType="begin"/>
        </w:r>
        <w:r>
          <w:instrText>HYPERLINK "https://ai.google.dev/"</w:instrText>
        </w:r>
        <w:r>
          <w:fldChar w:fldCharType="separate"/>
        </w:r>
        <w:r>
          <w:rPr>
            <w:rFonts w:ascii="Cambria" w:eastAsia="Cambria" w:hAnsi="Cambria" w:cs="Cambria"/>
            <w:color w:val="1155CC"/>
            <w:u w:val="single"/>
          </w:rPr>
          <w:t xml:space="preserve"> by </w:t>
        </w:r>
        <w:r>
          <w:fldChar w:fldCharType="end"/>
        </w:r>
      </w:ins>
      <w:hyperlink r:id="rId11">
        <w:proofErr w:type="spellStart"/>
        <w:r>
          <w:rPr>
            <w:rFonts w:ascii="Cambria" w:eastAsia="Cambria" w:hAnsi="Cambria" w:cs="Cambria"/>
            <w:color w:val="1155CC"/>
            <w:u w:val="single"/>
          </w:rPr>
          <w:t>gle</w:t>
        </w:r>
        <w:proofErr w:type="spellEnd"/>
        <w:r>
          <w:rPr>
            <w:rFonts w:ascii="Cambria" w:eastAsia="Cambria" w:hAnsi="Cambria" w:cs="Cambria"/>
            <w:color w:val="1155CC"/>
            <w:u w:val="single"/>
          </w:rPr>
          <w:t xml:space="preserve"> Generative AI Documentation</w:t>
        </w:r>
      </w:hyperlink>
    </w:p>
    <w:p w:rsidR="00967C41" w:rsidRDefault="00CD0173">
      <w:pPr>
        <w:numPr>
          <w:ilvl w:val="0"/>
          <w:numId w:val="14"/>
        </w:numPr>
        <w:rPr>
          <w:rFonts w:ascii="Cambria" w:eastAsia="Cambria" w:hAnsi="Cambria" w:cs="Cambria"/>
        </w:rPr>
      </w:pPr>
      <w:r>
        <w:rPr>
          <w:rFonts w:ascii="Cambria" w:eastAsia="Cambria" w:hAnsi="Cambria" w:cs="Cambria"/>
        </w:rPr>
        <w:t>HTML, CSS, and Jinja2 Template Skills:</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rsidR="00967C41" w:rsidRDefault="00CD0173">
      <w:pPr>
        <w:numPr>
          <w:ilvl w:val="0"/>
          <w:numId w:val="14"/>
        </w:numPr>
        <w:rPr>
          <w:rFonts w:ascii="Cambria" w:eastAsia="Cambria" w:hAnsi="Cambria" w:cs="Cambria"/>
        </w:rPr>
      </w:pPr>
      <w:r>
        <w:rPr>
          <w:rFonts w:ascii="Cambria" w:eastAsia="Cambria" w:hAnsi="Cambria" w:cs="Cambria"/>
        </w:rPr>
        <w:t>Python Programming Proficiency:</w:t>
      </w:r>
      <w:hyperlink r:id="rId14">
        <w:r>
          <w:rPr>
            <w:rFonts w:ascii="Cambria" w:eastAsia="Cambria" w:hAnsi="Cambria" w:cs="Cambria"/>
          </w:rPr>
          <w:t xml:space="preserve"> </w:t>
        </w:r>
      </w:hyperlink>
      <w:hyperlink r:id="rId15">
        <w:r>
          <w:rPr>
            <w:rFonts w:ascii="Cambria" w:eastAsia="Cambria" w:hAnsi="Cambria" w:cs="Cambria"/>
            <w:color w:val="1155CC"/>
            <w:u w:val="single"/>
          </w:rPr>
          <w:t>Pytho</w:t>
        </w:r>
        <w:r>
          <w:rPr>
            <w:rFonts w:ascii="Cambria" w:eastAsia="Cambria" w:hAnsi="Cambria" w:cs="Cambria"/>
            <w:color w:val="1155CC"/>
            <w:u w:val="single"/>
          </w:rPr>
          <w:t>n Official Docs</w:t>
        </w:r>
      </w:hyperlink>
    </w:p>
    <w:p w:rsidR="00967C41" w:rsidRDefault="00CD0173">
      <w:pPr>
        <w:numPr>
          <w:ilvl w:val="0"/>
          <w:numId w:val="14"/>
        </w:numPr>
        <w:rPr>
          <w:rFonts w:ascii="Cambria" w:eastAsia="Cambria" w:hAnsi="Cambria" w:cs="Cambria"/>
        </w:rPr>
      </w:pPr>
      <w:r>
        <w:rPr>
          <w:rFonts w:ascii="Cambria" w:eastAsia="Cambria" w:hAnsi="Cambria" w:cs="Cambria"/>
        </w:rPr>
        <w:t xml:space="preserve">Version Control with </w:t>
      </w:r>
      <w:proofErr w:type="spellStart"/>
      <w:r>
        <w:rPr>
          <w:rFonts w:ascii="Cambria" w:eastAsia="Cambria" w:hAnsi="Cambria" w:cs="Cambria"/>
        </w:rPr>
        <w:t>Git</w:t>
      </w:r>
      <w:proofErr w:type="spellEnd"/>
      <w:r>
        <w:rPr>
          <w:rFonts w:ascii="Cambria" w:eastAsia="Cambria" w:hAnsi="Cambria" w:cs="Cambria"/>
        </w:rPr>
        <w:t>:</w:t>
      </w:r>
      <w:hyperlink r:id="rId16">
        <w:r>
          <w:rPr>
            <w:rFonts w:ascii="Cambria" w:eastAsia="Cambria" w:hAnsi="Cambria" w:cs="Cambria"/>
          </w:rPr>
          <w:t xml:space="preserve"> </w:t>
        </w:r>
      </w:hyperlink>
      <w:hyperlink r:id="rId17">
        <w:proofErr w:type="spellStart"/>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rsidR="00967C41" w:rsidRDefault="00CD0173">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rsidR="00967C41" w:rsidRDefault="00CD0173">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8">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rsidR="00967C41" w:rsidRDefault="00CD0173">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9">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rsidR="00967C41" w:rsidRDefault="00CD0173">
      <w:pPr>
        <w:rPr>
          <w:rFonts w:ascii="Cambria" w:eastAsia="Cambria" w:hAnsi="Cambria" w:cs="Cambria"/>
          <w:sz w:val="24"/>
          <w:szCs w:val="24"/>
        </w:rPr>
      </w:pPr>
      <w:r>
        <w:rPr>
          <w:rFonts w:ascii="Cambria" w:eastAsia="Cambria" w:hAnsi="Cambria" w:cs="Cambria"/>
          <w:b/>
          <w:bCs/>
          <w:sz w:val="24"/>
          <w:szCs w:val="24"/>
        </w:rPr>
        <w:t>Project Workflow:</w:t>
      </w:r>
    </w:p>
    <w:p w:rsidR="00967C41" w:rsidRDefault="00CD0173">
      <w:pPr>
        <w:rPr>
          <w:rFonts w:ascii="Cambria" w:eastAsia="Cambria" w:hAnsi="Cambria" w:cs="Cambria"/>
          <w:b/>
          <w:bCs/>
        </w:rPr>
      </w:pPr>
      <w:r>
        <w:rPr>
          <w:rFonts w:ascii="Cambria" w:eastAsia="Cambria" w:hAnsi="Cambria" w:cs="Cambria"/>
          <w:b/>
          <w:bCs/>
        </w:rPr>
        <w:lastRenderedPageBreak/>
        <w:t>Milestone 1. Model selection and Architecture</w:t>
      </w:r>
    </w:p>
    <w:p w:rsidR="00967C41" w:rsidRDefault="00CD0173">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rsidR="00967C41" w:rsidRDefault="00CD0173">
      <w:pPr>
        <w:ind w:left="720"/>
        <w:rPr>
          <w:rFonts w:ascii="Cambria" w:eastAsia="Cambria" w:hAnsi="Cambria" w:cs="Cambria"/>
          <w:b/>
          <w:bCs/>
        </w:rPr>
      </w:pPr>
      <w:r>
        <w:rPr>
          <w:rFonts w:ascii="Cambria" w:eastAsia="Cambria" w:hAnsi="Cambria" w:cs="Cambria"/>
          <w:b/>
          <w:bCs/>
        </w:rPr>
        <w:t xml:space="preserve">       Activity 1.2. Define the architecture of the application</w:t>
      </w:r>
    </w:p>
    <w:p w:rsidR="00967C41" w:rsidRDefault="00CD0173">
      <w:pPr>
        <w:ind w:left="720"/>
        <w:rPr>
          <w:rFonts w:ascii="Cambria" w:eastAsia="Cambria" w:hAnsi="Cambria" w:cs="Cambria"/>
          <w:b/>
          <w:bCs/>
        </w:rPr>
      </w:pPr>
      <w:r>
        <w:rPr>
          <w:rFonts w:ascii="Cambria" w:eastAsia="Cambria" w:hAnsi="Cambria" w:cs="Cambria"/>
          <w:b/>
          <w:bCs/>
        </w:rPr>
        <w:t xml:space="preserve">       Activity 1.3. Set up the development Environment</w:t>
      </w:r>
    </w:p>
    <w:p w:rsidR="00967C41" w:rsidRDefault="00CD0173">
      <w:pPr>
        <w:rPr>
          <w:rFonts w:ascii="Cambria" w:eastAsia="Cambria" w:hAnsi="Cambria" w:cs="Cambria"/>
          <w:b/>
          <w:bCs/>
        </w:rPr>
      </w:pPr>
      <w:r>
        <w:rPr>
          <w:rFonts w:ascii="Cambria" w:eastAsia="Cambria" w:hAnsi="Cambria" w:cs="Cambria"/>
          <w:b/>
          <w:bCs/>
        </w:rPr>
        <w:t>Milestone 2. Core functionalities Development</w:t>
      </w:r>
    </w:p>
    <w:p w:rsidR="00967C41" w:rsidRDefault="00CD0173">
      <w:pPr>
        <w:ind w:left="720"/>
        <w:rPr>
          <w:rFonts w:ascii="Cambria" w:eastAsia="Cambria" w:hAnsi="Cambria" w:cs="Cambria"/>
          <w:b/>
          <w:bCs/>
        </w:rPr>
      </w:pPr>
      <w:r>
        <w:rPr>
          <w:rFonts w:ascii="Cambria" w:eastAsia="Cambria" w:hAnsi="Cambria" w:cs="Cambria"/>
          <w:b/>
          <w:bCs/>
        </w:rPr>
        <w:t xml:space="preserve">       Activi</w:t>
      </w:r>
      <w:r>
        <w:rPr>
          <w:rFonts w:ascii="Cambria" w:eastAsia="Cambria" w:hAnsi="Cambria" w:cs="Cambria"/>
          <w:b/>
          <w:bCs/>
        </w:rPr>
        <w:t>ty 2.1. Develop the core functionalities</w:t>
      </w:r>
    </w:p>
    <w:p w:rsidR="00967C41" w:rsidRDefault="00CD0173">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rsidR="00967C41" w:rsidRDefault="00CD0173">
      <w:pPr>
        <w:rPr>
          <w:rFonts w:ascii="Cambria" w:eastAsia="Cambria" w:hAnsi="Cambria" w:cs="Cambria"/>
          <w:b/>
          <w:bCs/>
        </w:rPr>
      </w:pPr>
      <w:r>
        <w:rPr>
          <w:rFonts w:ascii="Cambria" w:eastAsia="Cambria" w:hAnsi="Cambria" w:cs="Cambria"/>
          <w:b/>
          <w:bCs/>
        </w:rPr>
        <w:t xml:space="preserve">Milestone 3. </w:t>
      </w:r>
      <w:proofErr w:type="gramStart"/>
      <w:r>
        <w:rPr>
          <w:rFonts w:ascii="Cambria" w:eastAsia="Cambria" w:hAnsi="Cambria" w:cs="Cambria"/>
          <w:b/>
          <w:bCs/>
        </w:rPr>
        <w:t>route.py</w:t>
      </w:r>
      <w:proofErr w:type="gramEnd"/>
      <w:r>
        <w:rPr>
          <w:rFonts w:ascii="Cambria" w:eastAsia="Cambria" w:hAnsi="Cambria" w:cs="Cambria"/>
          <w:b/>
          <w:bCs/>
        </w:rPr>
        <w:t xml:space="preserve"> Development</w:t>
      </w:r>
    </w:p>
    <w:p w:rsidR="00967C41" w:rsidRDefault="00CD0173">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rsidR="00967C41" w:rsidRDefault="00CD0173">
      <w:pPr>
        <w:rPr>
          <w:rFonts w:ascii="Cambria" w:eastAsia="Cambria" w:hAnsi="Cambria" w:cs="Cambria"/>
          <w:b/>
          <w:bCs/>
        </w:rPr>
      </w:pPr>
      <w:r>
        <w:rPr>
          <w:rFonts w:ascii="Cambria" w:eastAsia="Cambria" w:hAnsi="Cambria" w:cs="Cambria"/>
          <w:b/>
          <w:bCs/>
        </w:rPr>
        <w:t>Milestone 4. Fron</w:t>
      </w:r>
      <w:r>
        <w:rPr>
          <w:rFonts w:ascii="Cambria" w:eastAsia="Cambria" w:hAnsi="Cambria" w:cs="Cambria"/>
          <w:b/>
          <w:bCs/>
        </w:rPr>
        <w:t>tend Development</w:t>
      </w:r>
    </w:p>
    <w:p w:rsidR="00967C41" w:rsidRDefault="00CD0173">
      <w:pPr>
        <w:ind w:left="720"/>
        <w:rPr>
          <w:rFonts w:ascii="Cambria" w:eastAsia="Cambria" w:hAnsi="Cambria" w:cs="Cambria"/>
          <w:b/>
          <w:bCs/>
        </w:rPr>
      </w:pPr>
      <w:r>
        <w:rPr>
          <w:rFonts w:ascii="Cambria" w:eastAsia="Cambria" w:hAnsi="Cambria" w:cs="Cambria"/>
          <w:b/>
          <w:bCs/>
        </w:rPr>
        <w:t xml:space="preserve">      Activity 4.1. Designing and Developing User Interface</w:t>
      </w:r>
    </w:p>
    <w:p w:rsidR="00967C41" w:rsidRDefault="00CD0173">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rsidR="00967C41" w:rsidRDefault="00CD0173">
      <w:pPr>
        <w:rPr>
          <w:rFonts w:ascii="Cambria" w:eastAsia="Cambria" w:hAnsi="Cambria" w:cs="Cambria"/>
          <w:b/>
          <w:bCs/>
        </w:rPr>
      </w:pPr>
      <w:r>
        <w:rPr>
          <w:rFonts w:ascii="Cambria" w:eastAsia="Cambria" w:hAnsi="Cambria" w:cs="Cambria"/>
          <w:b/>
          <w:bCs/>
        </w:rPr>
        <w:t xml:space="preserve">Milestone 5. Deployment </w:t>
      </w:r>
    </w:p>
    <w:p w:rsidR="00967C41" w:rsidRDefault="00CD0173">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rsidR="00967C41" w:rsidRDefault="00CD0173">
      <w:pPr>
        <w:ind w:left="720"/>
        <w:rPr>
          <w:rFonts w:ascii="Cambria" w:eastAsia="Cambria" w:hAnsi="Cambria" w:cs="Cambria"/>
          <w:b/>
          <w:bCs/>
        </w:rPr>
      </w:pPr>
      <w:r>
        <w:rPr>
          <w:rFonts w:ascii="Cambria" w:eastAsia="Cambria" w:hAnsi="Cambria" w:cs="Cambria"/>
          <w:b/>
          <w:bCs/>
        </w:rPr>
        <w:t xml:space="preserve">      Activity 5.</w:t>
      </w:r>
      <w:r>
        <w:rPr>
          <w:rFonts w:ascii="Cambria" w:eastAsia="Cambria" w:hAnsi="Cambria" w:cs="Cambria"/>
          <w:b/>
          <w:bCs/>
        </w:rPr>
        <w:t>2. Testing and Verifying Local Deployment</w:t>
      </w:r>
    </w:p>
    <w:p w:rsidR="00967C41" w:rsidRDefault="00967C41">
      <w:pPr>
        <w:rPr>
          <w:rFonts w:ascii="Cambria" w:eastAsia="Cambria" w:hAnsi="Cambria" w:cs="Cambria"/>
        </w:rPr>
      </w:pPr>
    </w:p>
    <w:p w:rsidR="00967C41" w:rsidRDefault="00967C41">
      <w:pPr>
        <w:rPr>
          <w:rFonts w:ascii="Cambria" w:eastAsia="Cambria" w:hAnsi="Cambria" w:cs="Cambria"/>
        </w:rPr>
      </w:pPr>
    </w:p>
    <w:p w:rsidR="00967C41" w:rsidRDefault="00CD0173">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rsidR="00967C41" w:rsidRDefault="00CD0173">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w:t>
      </w:r>
      <w:r>
        <w:rPr>
          <w:rFonts w:ascii="Cambria" w:eastAsia="Cambria" w:hAnsi="Cambria" w:cs="Cambria"/>
        </w:rPr>
        <w:t>erformance and capabilities of multiple Gemini models to ensure they align with the application’s core functionalities—such as generating personalized workout plans, updating them based on feedback, and providing tailored nutrition or recovery advice.</w:t>
      </w:r>
    </w:p>
    <w:p w:rsidR="00967C41" w:rsidRDefault="00CD0173">
      <w:pPr>
        <w:spacing w:before="240" w:after="240"/>
        <w:rPr>
          <w:rFonts w:ascii="Cambria" w:eastAsia="Cambria" w:hAnsi="Cambria" w:cs="Cambria"/>
          <w:b/>
          <w:bCs/>
          <w:sz w:val="24"/>
          <w:szCs w:val="24"/>
        </w:rPr>
      </w:pPr>
      <w:r>
        <w:rPr>
          <w:rFonts w:ascii="Cambria" w:eastAsia="Cambria" w:hAnsi="Cambria" w:cs="Cambria"/>
          <w:b/>
          <w:bCs/>
          <w:sz w:val="24"/>
          <w:szCs w:val="24"/>
        </w:rPr>
        <w:t>Acti</w:t>
      </w:r>
      <w:r>
        <w:rPr>
          <w:rFonts w:ascii="Cambria" w:eastAsia="Cambria" w:hAnsi="Cambria" w:cs="Cambria"/>
          <w:b/>
          <w:bCs/>
          <w:sz w:val="24"/>
          <w:szCs w:val="24"/>
        </w:rPr>
        <w:t>vity 1.1: Research and Select the Appropriate Generative AI Model</w:t>
      </w:r>
    </w:p>
    <w:p w:rsidR="00967C41" w:rsidRDefault="00CD0173">
      <w:pPr>
        <w:pStyle w:val="Heading3"/>
        <w:keepNext w:val="0"/>
        <w:keepLines w:val="0"/>
        <w:spacing w:before="280"/>
        <w:rPr>
          <w:rFonts w:ascii="Cambria" w:eastAsia="Cambria" w:hAnsi="Cambria" w:cs="Cambria"/>
          <w:b/>
          <w:bCs/>
          <w:color w:val="000000"/>
          <w:sz w:val="22"/>
          <w:szCs w:val="22"/>
        </w:rPr>
      </w:pPr>
      <w:bookmarkStart w:id="9" w:name="_lbd537y3sz7b" w:colFirst="0" w:colLast="0"/>
      <w:bookmarkEnd w:id="9"/>
      <w:r>
        <w:rPr>
          <w:rFonts w:ascii="Cambria" w:eastAsia="Cambria" w:hAnsi="Cambria" w:cs="Cambria"/>
          <w:b/>
          <w:bCs/>
          <w:color w:val="000000"/>
          <w:sz w:val="22"/>
          <w:szCs w:val="22"/>
        </w:rPr>
        <w:t>Understand the Project Requirements</w:t>
      </w:r>
    </w:p>
    <w:p w:rsidR="00967C41" w:rsidRDefault="00CD0173">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rsidR="00967C41" w:rsidRDefault="00CD0173">
      <w:pPr>
        <w:numPr>
          <w:ilvl w:val="0"/>
          <w:numId w:val="13"/>
        </w:numPr>
        <w:spacing w:before="240"/>
        <w:rPr>
          <w:rFonts w:ascii="Cambria" w:eastAsia="Cambria" w:hAnsi="Cambria" w:cs="Cambria"/>
        </w:rPr>
      </w:pPr>
      <w:r>
        <w:rPr>
          <w:rFonts w:ascii="Cambria" w:eastAsia="Cambria" w:hAnsi="Cambria" w:cs="Cambria"/>
        </w:rPr>
        <w:t>Generate structured 7-day workout plans</w:t>
      </w:r>
    </w:p>
    <w:p w:rsidR="00967C41" w:rsidRDefault="00CD0173">
      <w:pPr>
        <w:numPr>
          <w:ilvl w:val="0"/>
          <w:numId w:val="13"/>
        </w:numPr>
        <w:rPr>
          <w:rFonts w:ascii="Cambria" w:eastAsia="Cambria" w:hAnsi="Cambria" w:cs="Cambria"/>
        </w:rPr>
      </w:pPr>
      <w:r>
        <w:rPr>
          <w:rFonts w:ascii="Cambria" w:eastAsia="Cambria" w:hAnsi="Cambria" w:cs="Cambria"/>
        </w:rPr>
        <w:t>Provide concise and actionable nutrition tips</w:t>
      </w:r>
    </w:p>
    <w:p w:rsidR="00967C41" w:rsidRDefault="00CD0173">
      <w:pPr>
        <w:numPr>
          <w:ilvl w:val="0"/>
          <w:numId w:val="13"/>
        </w:numPr>
        <w:rPr>
          <w:rFonts w:ascii="Cambria" w:eastAsia="Cambria" w:hAnsi="Cambria" w:cs="Cambria"/>
        </w:rPr>
      </w:pPr>
      <w:r>
        <w:rPr>
          <w:rFonts w:ascii="Cambria" w:eastAsia="Cambria" w:hAnsi="Cambria" w:cs="Cambria"/>
        </w:rPr>
        <w:t>Update workout plans based on user feedback</w:t>
      </w:r>
    </w:p>
    <w:p w:rsidR="00967C41" w:rsidRDefault="00CD0173">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rsidR="00967C41" w:rsidRDefault="00CD0173">
      <w:pPr>
        <w:spacing w:before="240" w:after="240"/>
        <w:rPr>
          <w:rFonts w:ascii="Cambria" w:eastAsia="Cambria" w:hAnsi="Cambria" w:cs="Cambria"/>
          <w:b/>
          <w:bCs/>
        </w:rPr>
      </w:pPr>
      <w:r>
        <w:rPr>
          <w:rFonts w:ascii="Cambria" w:eastAsia="Cambria" w:hAnsi="Cambria" w:cs="Cambria"/>
          <w:b/>
          <w:bCs/>
        </w:rPr>
        <w:t>Model Evaluation</w:t>
      </w:r>
    </w:p>
    <w:p w:rsidR="00967C41" w:rsidRDefault="00CD0173">
      <w:pPr>
        <w:spacing w:before="240" w:after="240"/>
        <w:rPr>
          <w:rFonts w:ascii="Cambria" w:eastAsia="Cambria" w:hAnsi="Cambria" w:cs="Cambria"/>
        </w:rPr>
      </w:pPr>
      <w:r>
        <w:rPr>
          <w:rFonts w:ascii="Cambria" w:eastAsia="Cambria" w:hAnsi="Cambria" w:cs="Cambria"/>
        </w:rPr>
        <w:t>We initially experimented with several Hugging Face models:</w:t>
      </w:r>
    </w:p>
    <w:p w:rsidR="00967C41" w:rsidRDefault="00CD0173">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rsidR="00967C41" w:rsidRDefault="00CD0173">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w:t>
      </w:r>
      <w:r>
        <w:rPr>
          <w:rFonts w:ascii="Cambria" w:eastAsia="Cambria" w:hAnsi="Cambria" w:cs="Cambria"/>
        </w:rPr>
        <w:t>classification</w:t>
      </w:r>
    </w:p>
    <w:p w:rsidR="00967C41" w:rsidRDefault="00CD0173">
      <w:pPr>
        <w:numPr>
          <w:ilvl w:val="0"/>
          <w:numId w:val="33"/>
        </w:numPr>
        <w:spacing w:after="240"/>
        <w:rPr>
          <w:rFonts w:ascii="Cambria" w:eastAsia="Cambria" w:hAnsi="Cambria" w:cs="Cambria"/>
        </w:rPr>
      </w:pPr>
      <w:r>
        <w:rPr>
          <w:rFonts w:ascii="Cambria" w:eastAsia="Cambria" w:hAnsi="Cambria" w:cs="Cambria"/>
        </w:rPr>
        <w:lastRenderedPageBreak/>
        <w:t>Bloom – For general purpose generation</w:t>
      </w:r>
    </w:p>
    <w:p w:rsidR="00967C41" w:rsidRDefault="00CD0173">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967C41" w:rsidRDefault="00CD0173">
      <w:pPr>
        <w:spacing w:before="240" w:after="240"/>
        <w:rPr>
          <w:rFonts w:ascii="Cambria" w:eastAsia="Cambria" w:hAnsi="Cambria" w:cs="Cambria"/>
        </w:rPr>
      </w:pPr>
      <w:r>
        <w:rPr>
          <w:rFonts w:ascii="Cambria" w:eastAsia="Cambria" w:hAnsi="Cambria" w:cs="Cambria"/>
        </w:rPr>
        <w:t>These models required:</w:t>
      </w:r>
    </w:p>
    <w:p w:rsidR="00967C41" w:rsidRDefault="00CD0173">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rsidR="00967C41" w:rsidRDefault="00CD0173">
      <w:pPr>
        <w:numPr>
          <w:ilvl w:val="0"/>
          <w:numId w:val="30"/>
        </w:numPr>
        <w:spacing w:after="240"/>
        <w:rPr>
          <w:rFonts w:ascii="Cambria" w:eastAsia="Cambria" w:hAnsi="Cambria" w:cs="Cambria"/>
        </w:rPr>
      </w:pPr>
      <w:r>
        <w:rPr>
          <w:rFonts w:ascii="Cambria" w:eastAsia="Cambria" w:hAnsi="Cambria" w:cs="Cambria"/>
        </w:rPr>
        <w:t xml:space="preserve">Fine-tuning or complex prompting to achieve </w:t>
      </w:r>
      <w:r>
        <w:rPr>
          <w:rFonts w:ascii="Cambria" w:eastAsia="Cambria" w:hAnsi="Cambria" w:cs="Cambria"/>
        </w:rPr>
        <w:t>structured plans</w:t>
      </w:r>
    </w:p>
    <w:p w:rsidR="00967C41" w:rsidRDefault="00CD0173">
      <w:pPr>
        <w:spacing w:before="240" w:after="240"/>
        <w:rPr>
          <w:rFonts w:ascii="Cambria" w:eastAsia="Cambria" w:hAnsi="Cambria" w:cs="Cambria"/>
          <w:b/>
          <w:bCs/>
        </w:rPr>
      </w:pPr>
      <w:r>
        <w:rPr>
          <w:rFonts w:ascii="Cambria" w:eastAsia="Cambria" w:hAnsi="Cambria" w:cs="Cambria"/>
          <w:b/>
          <w:bCs/>
        </w:rPr>
        <w:t>Final Model Selection</w:t>
      </w:r>
    </w:p>
    <w:p w:rsidR="00967C41" w:rsidRDefault="00CD0173">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967C41" w:rsidRDefault="00CD0173">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w:t>
      </w:r>
      <w:r>
        <w:rPr>
          <w:rFonts w:ascii="Cambria" w:eastAsia="Cambria" w:hAnsi="Cambria" w:cs="Cambria"/>
        </w:rPr>
        <w:t>y</w:t>
      </w:r>
    </w:p>
    <w:p w:rsidR="00967C41" w:rsidRDefault="00CD0173">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967C41" w:rsidRDefault="00CD0173">
      <w:pPr>
        <w:spacing w:before="240" w:after="240"/>
        <w:rPr>
          <w:rFonts w:ascii="Cambria" w:eastAsia="Cambria" w:hAnsi="Cambria" w:cs="Cambria"/>
        </w:rPr>
      </w:pPr>
      <w:r>
        <w:rPr>
          <w:rFonts w:ascii="Cambria" w:eastAsia="Cambria" w:hAnsi="Cambria" w:cs="Cambria"/>
        </w:rPr>
        <w:t>Reasons for Choosing Gemini:</w:t>
      </w:r>
    </w:p>
    <w:p w:rsidR="00967C41" w:rsidRDefault="00CD0173">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rsidR="00967C41" w:rsidRDefault="00CD0173">
      <w:pPr>
        <w:numPr>
          <w:ilvl w:val="0"/>
          <w:numId w:val="15"/>
        </w:numPr>
        <w:rPr>
          <w:rFonts w:ascii="Cambria" w:eastAsia="Cambria" w:hAnsi="Cambria" w:cs="Cambria"/>
        </w:rPr>
      </w:pPr>
      <w:r>
        <w:rPr>
          <w:rFonts w:ascii="Cambria" w:eastAsia="Cambria" w:hAnsi="Cambria" w:cs="Cambria"/>
        </w:rPr>
        <w:t>Naturally understands structured formatting (days, sections)</w:t>
      </w:r>
    </w:p>
    <w:p w:rsidR="00967C41" w:rsidRDefault="00CD0173">
      <w:pPr>
        <w:numPr>
          <w:ilvl w:val="0"/>
          <w:numId w:val="15"/>
        </w:numPr>
        <w:rPr>
          <w:rFonts w:ascii="Cambria" w:eastAsia="Cambria" w:hAnsi="Cambria" w:cs="Cambria"/>
        </w:rPr>
      </w:pPr>
      <w:r>
        <w:rPr>
          <w:rFonts w:ascii="Cambria" w:eastAsia="Cambria" w:hAnsi="Cambria" w:cs="Cambria"/>
        </w:rPr>
        <w:t>High accuracy with minimal prompt tuning</w:t>
      </w:r>
    </w:p>
    <w:p w:rsidR="00967C41" w:rsidRDefault="00CD0173">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rsidR="00967C41" w:rsidRDefault="00967C41">
      <w:pPr>
        <w:spacing w:before="240" w:after="240"/>
        <w:rPr>
          <w:rFonts w:ascii="Cambria" w:eastAsia="Cambria" w:hAnsi="Cambria" w:cs="Cambria"/>
          <w:b/>
          <w:bCs/>
        </w:rPr>
      </w:pPr>
    </w:p>
    <w:p w:rsidR="00967C41" w:rsidRDefault="00CD0173">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967C41" w:rsidRDefault="00CD0173">
      <w:pPr>
        <w:pStyle w:val="Heading3"/>
        <w:keepNext w:val="0"/>
        <w:keepLines w:val="0"/>
        <w:spacing w:before="280"/>
        <w:rPr>
          <w:rFonts w:ascii="Cambria" w:eastAsia="Cambria" w:hAnsi="Cambria" w:cs="Cambria"/>
          <w:color w:val="000000"/>
          <w:sz w:val="22"/>
          <w:szCs w:val="22"/>
        </w:rPr>
      </w:pPr>
      <w:bookmarkStart w:id="10" w:name="_nglf1hhz9itk" w:colFirst="0" w:colLast="0"/>
      <w:bookmarkEnd w:id="10"/>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rsidR="00967C41" w:rsidRDefault="00CD0173">
      <w:pPr>
        <w:numPr>
          <w:ilvl w:val="0"/>
          <w:numId w:val="7"/>
        </w:numPr>
        <w:spacing w:before="240"/>
        <w:rPr>
          <w:rFonts w:ascii="Cambria" w:eastAsia="Cambria" w:hAnsi="Cambria" w:cs="Cambria"/>
        </w:rPr>
      </w:pPr>
      <w:r>
        <w:rPr>
          <w:rFonts w:ascii="Cambria" w:eastAsia="Cambria" w:hAnsi="Cambria" w:cs="Cambria"/>
        </w:rPr>
        <w:t>Frontend: HTML + Jinja2 templates</w:t>
      </w:r>
      <w:r>
        <w:rPr>
          <w:rFonts w:ascii="Cambria" w:eastAsia="Cambria" w:hAnsi="Cambria" w:cs="Cambria"/>
        </w:rPr>
        <w:t xml:space="preserve"> for user input and display</w:t>
      </w:r>
    </w:p>
    <w:p w:rsidR="00967C41" w:rsidRDefault="00CD0173">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rsidR="00967C41" w:rsidRDefault="00CD0173">
      <w:pPr>
        <w:numPr>
          <w:ilvl w:val="0"/>
          <w:numId w:val="7"/>
        </w:numPr>
        <w:rPr>
          <w:rFonts w:ascii="Cambria" w:eastAsia="Cambria" w:hAnsi="Cambria" w:cs="Cambria"/>
        </w:rPr>
      </w:pPr>
      <w:r>
        <w:rPr>
          <w:rFonts w:ascii="Cambria" w:eastAsia="Cambria" w:hAnsi="Cambria" w:cs="Cambria"/>
        </w:rPr>
        <w:t>AI Layer: Google Gemini APIs (Pro &amp; Flash)</w:t>
      </w:r>
    </w:p>
    <w:p w:rsidR="00967C41" w:rsidRDefault="00CD0173">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rsidR="00967C41" w:rsidRDefault="00CD0173">
      <w:pPr>
        <w:pStyle w:val="Heading3"/>
        <w:keepNext w:val="0"/>
        <w:keepLines w:val="0"/>
        <w:spacing w:before="280"/>
        <w:rPr>
          <w:rFonts w:ascii="Cambria" w:eastAsia="Cambria" w:hAnsi="Cambria" w:cs="Cambria"/>
          <w:color w:val="000000"/>
          <w:sz w:val="22"/>
          <w:szCs w:val="22"/>
        </w:rPr>
      </w:pPr>
      <w:bookmarkStart w:id="11" w:name="_2lprh0jwbfzp" w:colFirst="0" w:colLast="0"/>
      <w:bookmarkEnd w:id="11"/>
      <w:r>
        <w:rPr>
          <w:rFonts w:ascii="Cambria" w:eastAsia="Cambria" w:hAnsi="Cambria" w:cs="Cambria"/>
          <w:color w:val="000000"/>
          <w:sz w:val="22"/>
          <w:szCs w:val="22"/>
        </w:rPr>
        <w:t>Frontend Responsibilities: Users interact via-</w:t>
      </w:r>
    </w:p>
    <w:p w:rsidR="00967C41" w:rsidRDefault="00CD0173">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rsidR="00967C41" w:rsidRDefault="00CD0173">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rsidR="00967C41" w:rsidRDefault="00CD0173">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rsidR="00967C41" w:rsidRDefault="00CD0173">
      <w:pPr>
        <w:pStyle w:val="Heading3"/>
        <w:keepNext w:val="0"/>
        <w:keepLines w:val="0"/>
        <w:spacing w:before="280"/>
        <w:rPr>
          <w:rFonts w:ascii="Cambria" w:eastAsia="Cambria" w:hAnsi="Cambria" w:cs="Cambria"/>
          <w:color w:val="000000"/>
          <w:sz w:val="22"/>
          <w:szCs w:val="22"/>
        </w:rPr>
      </w:pPr>
      <w:bookmarkStart w:id="12" w:name="_5ctkjgrlo2x0" w:colFirst="0" w:colLast="0"/>
      <w:bookmarkEnd w:id="12"/>
      <w:r>
        <w:rPr>
          <w:rFonts w:ascii="Cambria" w:eastAsia="Cambria" w:hAnsi="Cambria" w:cs="Cambria"/>
          <w:color w:val="000000"/>
          <w:sz w:val="22"/>
          <w:szCs w:val="22"/>
        </w:rPr>
        <w:lastRenderedPageBreak/>
        <w:t>Backend Responsibilities:</w:t>
      </w:r>
    </w:p>
    <w:p w:rsidR="00967C41" w:rsidRDefault="00CD0173">
      <w:pPr>
        <w:numPr>
          <w:ilvl w:val="0"/>
          <w:numId w:val="27"/>
        </w:numPr>
        <w:spacing w:before="240"/>
        <w:rPr>
          <w:rFonts w:ascii="Cambria" w:eastAsia="Cambria" w:hAnsi="Cambria" w:cs="Cambria"/>
        </w:rPr>
      </w:pPr>
      <w:r>
        <w:rPr>
          <w:rFonts w:ascii="Cambria" w:eastAsia="Cambria" w:hAnsi="Cambria" w:cs="Cambria"/>
        </w:rPr>
        <w:t>Receives form data</w:t>
      </w:r>
    </w:p>
    <w:p w:rsidR="00967C41" w:rsidRDefault="00CD0173">
      <w:pPr>
        <w:numPr>
          <w:ilvl w:val="0"/>
          <w:numId w:val="27"/>
        </w:numPr>
        <w:rPr>
          <w:rFonts w:ascii="Cambria" w:eastAsia="Cambria" w:hAnsi="Cambria" w:cs="Cambria"/>
        </w:rPr>
      </w:pPr>
      <w:r>
        <w:rPr>
          <w:rFonts w:ascii="Cambria" w:eastAsia="Cambria" w:hAnsi="Cambria" w:cs="Cambria"/>
        </w:rPr>
        <w:t>Calls Gemini models</w:t>
      </w:r>
    </w:p>
    <w:p w:rsidR="00967C41" w:rsidRDefault="00CD0173">
      <w:pPr>
        <w:numPr>
          <w:ilvl w:val="0"/>
          <w:numId w:val="27"/>
        </w:numPr>
        <w:rPr>
          <w:rFonts w:ascii="Cambria" w:eastAsia="Cambria" w:hAnsi="Cambria" w:cs="Cambria"/>
        </w:rPr>
      </w:pPr>
      <w:r>
        <w:rPr>
          <w:rFonts w:ascii="Cambria" w:eastAsia="Cambria" w:hAnsi="Cambria" w:cs="Cambria"/>
        </w:rPr>
        <w:t>Stores user info and plans</w:t>
      </w:r>
    </w:p>
    <w:p w:rsidR="00967C41" w:rsidRDefault="00CD0173">
      <w:pPr>
        <w:numPr>
          <w:ilvl w:val="0"/>
          <w:numId w:val="27"/>
        </w:numPr>
        <w:spacing w:after="240"/>
        <w:rPr>
          <w:rFonts w:ascii="Cambria" w:eastAsia="Cambria" w:hAnsi="Cambria" w:cs="Cambria"/>
        </w:rPr>
      </w:pPr>
      <w:r>
        <w:rPr>
          <w:rFonts w:ascii="Cambria" w:eastAsia="Cambria" w:hAnsi="Cambria" w:cs="Cambria"/>
        </w:rPr>
        <w:t>Renders dynamic templates</w:t>
      </w:r>
    </w:p>
    <w:p w:rsidR="00967C41" w:rsidRDefault="00CD0173">
      <w:pPr>
        <w:pStyle w:val="Heading3"/>
        <w:keepNext w:val="0"/>
        <w:keepLines w:val="0"/>
        <w:spacing w:before="280"/>
        <w:rPr>
          <w:rFonts w:ascii="Cambria" w:eastAsia="Cambria" w:hAnsi="Cambria" w:cs="Cambria"/>
          <w:color w:val="000000"/>
          <w:sz w:val="22"/>
          <w:szCs w:val="22"/>
        </w:rPr>
      </w:pPr>
      <w:bookmarkStart w:id="13" w:name="_fc3rb4hi67ol" w:colFirst="0" w:colLast="0"/>
      <w:bookmarkEnd w:id="13"/>
      <w:r>
        <w:rPr>
          <w:rFonts w:ascii="Cambria" w:eastAsia="Cambria" w:hAnsi="Cambria" w:cs="Cambria"/>
          <w:color w:val="000000"/>
          <w:sz w:val="22"/>
          <w:szCs w:val="22"/>
        </w:rPr>
        <w:t>AI Integration Points:</w:t>
      </w:r>
    </w:p>
    <w:p w:rsidR="00967C41" w:rsidRDefault="00CD0173">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rsidR="00967C41" w:rsidRDefault="00CD0173">
      <w:pPr>
        <w:numPr>
          <w:ilvl w:val="0"/>
          <w:numId w:val="23"/>
        </w:numPr>
        <w:spacing w:after="240"/>
        <w:rPr>
          <w:rFonts w:ascii="Cambria" w:eastAsia="Cambria" w:hAnsi="Cambria" w:cs="Cambria"/>
        </w:rPr>
      </w:pPr>
      <w:r>
        <w:rPr>
          <w:rFonts w:ascii="Cambria" w:eastAsia="Cambria" w:hAnsi="Cambria" w:cs="Cambria"/>
        </w:rPr>
        <w:t>Nutrition tips → Gemini Flash</w:t>
      </w:r>
    </w:p>
    <w:p w:rsidR="00967C41" w:rsidRDefault="00967C41">
      <w:pPr>
        <w:spacing w:before="240" w:after="240"/>
        <w:ind w:left="720"/>
        <w:rPr>
          <w:rFonts w:ascii="Cambria" w:eastAsia="Cambria" w:hAnsi="Cambria" w:cs="Cambria"/>
        </w:rPr>
      </w:pPr>
    </w:p>
    <w:p w:rsidR="00967C41" w:rsidRDefault="00CD0173">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 xml:space="preserve">1.3 </w:t>
      </w:r>
      <w:proofErr w:type="gramStart"/>
      <w:r>
        <w:rPr>
          <w:rFonts w:ascii="Cambria" w:eastAsia="Cambria" w:hAnsi="Cambria" w:cs="Cambria"/>
          <w:b/>
          <w:bCs/>
          <w:sz w:val="24"/>
          <w:szCs w:val="24"/>
        </w:rPr>
        <w:t>Set</w:t>
      </w:r>
      <w:proofErr w:type="gramEnd"/>
      <w:r>
        <w:rPr>
          <w:rFonts w:ascii="Cambria" w:eastAsia="Cambria" w:hAnsi="Cambria" w:cs="Cambria"/>
          <w:b/>
          <w:bCs/>
          <w:sz w:val="24"/>
          <w:szCs w:val="24"/>
        </w:rPr>
        <w:t xml:space="preserve"> up the development Environment:</w:t>
      </w:r>
    </w:p>
    <w:p w:rsidR="00967C41" w:rsidRDefault="00CD0173">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rsidR="00967C41" w:rsidRDefault="00CD0173">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t>\Scripts\activate</w:t>
      </w:r>
      <w:r>
        <w:rPr>
          <w:rFonts w:ascii="Cambria" w:eastAsia="Cambria" w:hAnsi="Cambria" w:cs="Cambria"/>
        </w:rPr>
        <w:t xml:space="preserve"> (Windows)</w:t>
      </w:r>
    </w:p>
    <w:p w:rsidR="00967C41" w:rsidRDefault="00CD0173">
      <w:pPr>
        <w:spacing w:before="240" w:after="240"/>
        <w:rPr>
          <w:rFonts w:ascii="Cambria" w:eastAsia="Cambria" w:hAnsi="Cambria" w:cs="Cambria"/>
        </w:rPr>
      </w:pPr>
      <w:r>
        <w:rPr>
          <w:rFonts w:ascii="Cambria" w:eastAsia="Cambria" w:hAnsi="Cambria" w:cs="Cambria"/>
          <w:b/>
          <w:bCs/>
        </w:rPr>
        <w:t>Install Required L</w:t>
      </w:r>
      <w:r>
        <w:rPr>
          <w:rFonts w:ascii="Cambria" w:eastAsia="Cambria" w:hAnsi="Cambria" w:cs="Cambria"/>
          <w:b/>
          <w:bCs/>
        </w:rPr>
        <w:t>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rsidR="00967C41" w:rsidRDefault="00CD0173">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w:t>
      </w:r>
      <w:proofErr w:type="gramStart"/>
      <w:r>
        <w:rPr>
          <w:rFonts w:ascii="Cambria" w:eastAsia="Cambria" w:hAnsi="Cambria" w:cs="Cambria"/>
          <w:color w:val="188038"/>
        </w:rPr>
        <w:t>:app</w:t>
      </w:r>
      <w:proofErr w:type="spellEnd"/>
      <w:proofErr w:type="gram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CD0173">
      <w:pPr>
        <w:spacing w:before="240" w:after="240"/>
        <w:rPr>
          <w:rFonts w:ascii="Cambria" w:eastAsia="Cambria" w:hAnsi="Cambria" w:cs="Cambria"/>
        </w:rPr>
      </w:pPr>
      <w:r>
        <w:rPr>
          <w:rFonts w:ascii="Cambria" w:eastAsia="Cambria" w:hAnsi="Cambria" w:cs="Cambria"/>
          <w:b/>
          <w:bCs/>
        </w:rPr>
        <w:lastRenderedPageBreak/>
        <w:t>Set Up Project Structure</w:t>
      </w:r>
      <w:proofErr w:type="gramStart"/>
      <w:r>
        <w:rPr>
          <w:rFonts w:ascii="Cambria" w:eastAsia="Cambria" w:hAnsi="Cambria" w:cs="Cambria"/>
        </w:rPr>
        <w:t>:</w:t>
      </w:r>
      <w:proofErr w:type="gramEnd"/>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rsidR="00967C41" w:rsidRDefault="00CD0173">
      <w:pPr>
        <w:spacing w:before="240" w:after="240"/>
        <w:rPr>
          <w:rFonts w:ascii="Cambria" w:eastAsia="Cambria" w:hAnsi="Cambria" w:cs="Cambria"/>
          <w:sz w:val="24"/>
          <w:szCs w:val="24"/>
        </w:rPr>
      </w:pPr>
      <w:r>
        <w:rPr>
          <w:rFonts w:ascii="Cambria" w:eastAsia="Cambria" w:hAnsi="Cambria" w:cs="Cambria"/>
          <w:noProof/>
          <w:lang w:val="en-IN"/>
        </w:rPr>
        <w:drawing>
          <wp:inline distT="114300" distB="114300" distL="114300" distR="114300">
            <wp:extent cx="5943600" cy="464820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CD0173">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rsidR="00967C41" w:rsidRDefault="00CD0173">
      <w:pPr>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rsidR="00967C41" w:rsidRDefault="00CD0173">
      <w:pPr>
        <w:pStyle w:val="Heading3"/>
        <w:keepNext w:val="0"/>
        <w:keepLines w:val="0"/>
        <w:spacing w:before="280"/>
        <w:rPr>
          <w:rFonts w:ascii="Cambria" w:eastAsia="Cambria" w:hAnsi="Cambria" w:cs="Cambria"/>
          <w:b/>
          <w:bCs/>
          <w:color w:val="000000"/>
          <w:sz w:val="22"/>
          <w:szCs w:val="22"/>
        </w:rPr>
      </w:pPr>
      <w:bookmarkStart w:id="14" w:name="_k4uxfzvn19nz" w:colFirst="0" w:colLast="0"/>
      <w:bookmarkEnd w:id="14"/>
      <w:r>
        <w:rPr>
          <w:rFonts w:ascii="Cambria" w:eastAsia="Cambria" w:hAnsi="Cambria" w:cs="Cambria"/>
          <w:b/>
          <w:bCs/>
          <w:color w:val="000000"/>
          <w:sz w:val="22"/>
          <w:szCs w:val="22"/>
        </w:rPr>
        <w:t>Workout Plan Generation</w:t>
      </w:r>
    </w:p>
    <w:p w:rsidR="00967C41" w:rsidRDefault="00CD0173">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rsidR="00967C41" w:rsidRDefault="00CD0173">
      <w:pPr>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w:t>
      </w:r>
      <w:proofErr w:type="gramStart"/>
      <w:r>
        <w:rPr>
          <w:rFonts w:ascii="Cambria" w:eastAsia="Cambria" w:hAnsi="Cambria" w:cs="Cambria"/>
        </w:rPr>
        <w:t>high</w:t>
      </w:r>
      <w:proofErr w:type="gramEnd"/>
      <w:r>
        <w:rPr>
          <w:rFonts w:ascii="Cambria" w:eastAsia="Cambria" w:hAnsi="Cambria" w:cs="Cambria"/>
        </w:rPr>
        <w:t xml:space="preserve">). The prompt is sent to the Gemini 1.5 Pro model, which returns a structured, day-wise </w:t>
      </w:r>
      <w:r>
        <w:rPr>
          <w:rFonts w:ascii="Cambria" w:eastAsia="Cambria" w:hAnsi="Cambria" w:cs="Cambria"/>
        </w:rPr>
        <w:t>plan including:</w:t>
      </w:r>
    </w:p>
    <w:p w:rsidR="00967C41" w:rsidRDefault="00CD0173">
      <w:pPr>
        <w:numPr>
          <w:ilvl w:val="0"/>
          <w:numId w:val="4"/>
        </w:numPr>
        <w:spacing w:before="240"/>
        <w:rPr>
          <w:rFonts w:ascii="Cambria" w:eastAsia="Cambria" w:hAnsi="Cambria" w:cs="Cambria"/>
        </w:rPr>
      </w:pPr>
      <w:r>
        <w:rPr>
          <w:rFonts w:ascii="Cambria" w:eastAsia="Cambria" w:hAnsi="Cambria" w:cs="Cambria"/>
        </w:rPr>
        <w:t xml:space="preserve">Warm-up (5–10 </w:t>
      </w:r>
      <w:proofErr w:type="spellStart"/>
      <w:r>
        <w:rPr>
          <w:rFonts w:ascii="Cambria" w:eastAsia="Cambria" w:hAnsi="Cambria" w:cs="Cambria"/>
        </w:rPr>
        <w:t>mins</w:t>
      </w:r>
      <w:proofErr w:type="spellEnd"/>
      <w:r>
        <w:rPr>
          <w:rFonts w:ascii="Cambria" w:eastAsia="Cambria" w:hAnsi="Cambria" w:cs="Cambria"/>
        </w:rPr>
        <w:t>)</w:t>
      </w:r>
    </w:p>
    <w:p w:rsidR="00967C41" w:rsidRDefault="00CD0173">
      <w:pPr>
        <w:numPr>
          <w:ilvl w:val="0"/>
          <w:numId w:val="4"/>
        </w:numPr>
        <w:rPr>
          <w:rFonts w:ascii="Cambria" w:eastAsia="Cambria" w:hAnsi="Cambria" w:cs="Cambria"/>
        </w:rPr>
      </w:pPr>
      <w:r>
        <w:rPr>
          <w:rFonts w:ascii="Cambria" w:eastAsia="Cambria" w:hAnsi="Cambria" w:cs="Cambria"/>
        </w:rPr>
        <w:t>Main workout (exercise details, sets, reps)</w:t>
      </w:r>
    </w:p>
    <w:p w:rsidR="00967C41" w:rsidRDefault="00CD0173">
      <w:pPr>
        <w:numPr>
          <w:ilvl w:val="0"/>
          <w:numId w:val="4"/>
        </w:numPr>
        <w:spacing w:after="240"/>
        <w:rPr>
          <w:rFonts w:ascii="Cambria" w:eastAsia="Cambria" w:hAnsi="Cambria" w:cs="Cambria"/>
        </w:rPr>
      </w:pPr>
      <w:proofErr w:type="spellStart"/>
      <w:r>
        <w:rPr>
          <w:rFonts w:ascii="Cambria" w:eastAsia="Cambria" w:hAnsi="Cambria" w:cs="Cambria"/>
        </w:rPr>
        <w:t>Cooldown</w:t>
      </w:r>
      <w:proofErr w:type="spellEnd"/>
      <w:r>
        <w:rPr>
          <w:rFonts w:ascii="Cambria" w:eastAsia="Cambria" w:hAnsi="Cambria" w:cs="Cambria"/>
        </w:rPr>
        <w:t xml:space="preserve"> or recovery tip</w:t>
      </w:r>
    </w:p>
    <w:p w:rsidR="00967C41" w:rsidRDefault="00CD0173">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362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362200"/>
                    </a:xfrm>
                    <a:prstGeom prst="rect">
                      <a:avLst/>
                    </a:prstGeom>
                    <a:ln/>
                  </pic:spPr>
                </pic:pic>
              </a:graphicData>
            </a:graphic>
          </wp:inline>
        </w:drawing>
      </w:r>
    </w:p>
    <w:p w:rsidR="00967C41" w:rsidRDefault="00CD0173">
      <w:pPr>
        <w:pStyle w:val="Heading3"/>
        <w:keepNext w:val="0"/>
        <w:keepLines w:val="0"/>
        <w:spacing w:before="280"/>
        <w:rPr>
          <w:rFonts w:ascii="Cambria" w:eastAsia="Cambria" w:hAnsi="Cambria" w:cs="Cambria"/>
          <w:b/>
          <w:bCs/>
          <w:color w:val="000000"/>
          <w:sz w:val="22"/>
          <w:szCs w:val="22"/>
        </w:rPr>
      </w:pPr>
      <w:bookmarkStart w:id="15" w:name="_ezwx1pf7w9b0" w:colFirst="0" w:colLast="0"/>
      <w:bookmarkEnd w:id="15"/>
      <w:r>
        <w:rPr>
          <w:rFonts w:ascii="Cambria" w:eastAsia="Cambria" w:hAnsi="Cambria" w:cs="Cambria"/>
          <w:b/>
          <w:bCs/>
          <w:color w:val="000000"/>
          <w:sz w:val="22"/>
          <w:szCs w:val="22"/>
        </w:rPr>
        <w:t>Nutrition Tip Generation</w:t>
      </w:r>
    </w:p>
    <w:p w:rsidR="00967C41" w:rsidRDefault="00CD0173">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w:t>
      </w:r>
      <w:r>
        <w:rPr>
          <w:rFonts w:ascii="Cambria" w:eastAsia="Cambria" w:hAnsi="Cambria" w:cs="Cambria"/>
          <w:color w:val="188038"/>
        </w:rPr>
        <w:t>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rsidR="00967C41" w:rsidRDefault="00CD0173">
      <w:pPr>
        <w:spacing w:before="240" w:after="240"/>
        <w:rPr>
          <w:rFonts w:ascii="Cambria" w:eastAsia="Cambria" w:hAnsi="Cambria" w:cs="Cambria"/>
        </w:rPr>
      </w:pPr>
      <w:r>
        <w:rPr>
          <w:rFonts w:ascii="Cambria" w:eastAsia="Cambria" w:hAnsi="Cambria" w:cs="Cambria"/>
        </w:rPr>
        <w:t>This function generates a concise, practical nutrition or recovery tip tailored to the user’s selected goal. It utilizes the Gemini Flash model to deliver a fast, helpful response such as hydrat</w:t>
      </w:r>
      <w:r>
        <w:rPr>
          <w:rFonts w:ascii="Cambria" w:eastAsia="Cambria" w:hAnsi="Cambria" w:cs="Cambria"/>
        </w:rPr>
        <w:t xml:space="preserve">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rsidR="00967C41" w:rsidRDefault="00CD017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3890963" cy="2270414"/>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890963" cy="2270414"/>
                    </a:xfrm>
                    <a:prstGeom prst="rect">
                      <a:avLst/>
                    </a:prstGeom>
                    <a:ln/>
                  </pic:spPr>
                </pic:pic>
              </a:graphicData>
            </a:graphic>
          </wp:inline>
        </w:drawing>
      </w:r>
    </w:p>
    <w:p w:rsidR="00967C41" w:rsidRDefault="00CD0173">
      <w:pPr>
        <w:pStyle w:val="Heading3"/>
        <w:keepNext w:val="0"/>
        <w:keepLines w:val="0"/>
        <w:spacing w:before="280"/>
        <w:rPr>
          <w:rFonts w:ascii="Cambria" w:eastAsia="Cambria" w:hAnsi="Cambria" w:cs="Cambria"/>
          <w:b/>
          <w:bCs/>
          <w:color w:val="000000"/>
          <w:sz w:val="22"/>
          <w:szCs w:val="22"/>
        </w:rPr>
      </w:pPr>
      <w:bookmarkStart w:id="16" w:name="_xf9f9d7tm21" w:colFirst="0" w:colLast="0"/>
      <w:bookmarkEnd w:id="16"/>
      <w:r>
        <w:rPr>
          <w:rFonts w:ascii="Cambria" w:eastAsia="Cambria" w:hAnsi="Cambria" w:cs="Cambria"/>
          <w:b/>
          <w:bCs/>
          <w:color w:val="000000"/>
          <w:sz w:val="22"/>
          <w:szCs w:val="22"/>
        </w:rPr>
        <w:t>Feedback-Based Plan Updating</w:t>
      </w:r>
    </w:p>
    <w:p w:rsidR="00967C41" w:rsidRDefault="00CD0173">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rsidR="00967C41" w:rsidRDefault="00CD0173">
      <w:pPr>
        <w:spacing w:before="240" w:after="240"/>
        <w:rPr>
          <w:rFonts w:ascii="Cambria" w:eastAsia="Cambria" w:hAnsi="Cambria" w:cs="Cambria"/>
        </w:rPr>
      </w:pPr>
      <w:r>
        <w:rPr>
          <w:rFonts w:ascii="Cambria" w:eastAsia="Cambria" w:hAnsi="Cambria" w:cs="Cambria"/>
        </w:rPr>
        <w:t>This function enables the user to revis</w:t>
      </w:r>
      <w:r>
        <w:rPr>
          <w:rFonts w:ascii="Cambria" w:eastAsia="Cambria" w:hAnsi="Cambria" w:cs="Cambria"/>
        </w:rPr>
        <w:t>e their original plan by submitting feedback (e.g., "Add yoga", "Include more cardio"). The original plan and feedback are passed to Gemini 1.5 Pro, which returns a modified plan with the suggested updates. The updated plan is then stored and displayed alo</w:t>
      </w:r>
      <w:r>
        <w:rPr>
          <w:rFonts w:ascii="Cambria" w:eastAsia="Cambria" w:hAnsi="Cambria" w:cs="Cambria"/>
        </w:rPr>
        <w:t>ngside the new nutrition tip.</w:t>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3114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2311400"/>
                    </a:xfrm>
                    <a:prstGeom prst="rect">
                      <a:avLst/>
                    </a:prstGeom>
                    <a:ln/>
                  </pic:spPr>
                </pic:pic>
              </a:graphicData>
            </a:graphic>
          </wp:inline>
        </w:drawing>
      </w:r>
    </w:p>
    <w:p w:rsidR="00967C41" w:rsidRDefault="00CD0173">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rsidR="00967C41" w:rsidRDefault="00CD0173">
      <w:pPr>
        <w:spacing w:before="240" w:after="240"/>
        <w:rPr>
          <w:rFonts w:ascii="Cambria" w:eastAsia="Cambria" w:hAnsi="Cambria" w:cs="Cambria"/>
        </w:rPr>
      </w:pPr>
      <w:r>
        <w:rPr>
          <w:rFonts w:ascii="Cambria" w:eastAsia="Cambria" w:hAnsi="Cambria" w:cs="Cambria"/>
        </w:rPr>
        <w:t>Functions:</w:t>
      </w:r>
    </w:p>
    <w:p w:rsidR="00967C41" w:rsidRDefault="00CD0173">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rsidR="00967C41" w:rsidRDefault="00CD0173">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rsidR="00967C41" w:rsidRDefault="00CD0173">
      <w:pPr>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rsidR="00967C41" w:rsidRDefault="00CD0173">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4038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40386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4262438" cy="1712502"/>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4262438" cy="1712502"/>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4526770" cy="1636987"/>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4526770" cy="1636987"/>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0414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943600" cy="10414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7366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43600" cy="736600"/>
                    </a:xfrm>
                    <a:prstGeom prst="rect">
                      <a:avLst/>
                    </a:prstGeom>
                    <a:ln/>
                  </pic:spPr>
                </pic:pic>
              </a:graphicData>
            </a:graphic>
          </wp:inline>
        </w:drawing>
      </w:r>
    </w:p>
    <w:p w:rsidR="00967C41" w:rsidRDefault="00CD0173">
      <w:pPr>
        <w:pStyle w:val="Heading3"/>
        <w:keepNext w:val="0"/>
        <w:keepLines w:val="0"/>
        <w:spacing w:before="280"/>
        <w:rPr>
          <w:rFonts w:ascii="Cambria" w:eastAsia="Cambria" w:hAnsi="Cambria" w:cs="Cambria"/>
          <w:b/>
          <w:bCs/>
          <w:color w:val="000000"/>
          <w:sz w:val="22"/>
          <w:szCs w:val="22"/>
        </w:rPr>
      </w:pPr>
      <w:bookmarkStart w:id="17" w:name="_7s5n6z2ozwy0" w:colFirst="0" w:colLast="0"/>
      <w:bookmarkEnd w:id="17"/>
      <w:r>
        <w:rPr>
          <w:rFonts w:ascii="Cambria" w:eastAsia="Cambria" w:hAnsi="Cambria" w:cs="Cambria"/>
          <w:b/>
          <w:bCs/>
          <w:color w:val="000000"/>
          <w:sz w:val="22"/>
          <w:szCs w:val="22"/>
        </w:rPr>
        <w:t>Admin View of All Users</w:t>
      </w:r>
    </w:p>
    <w:p w:rsidR="00967C41" w:rsidRDefault="00CD0173">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rsidR="00967C41" w:rsidRDefault="00CD0173">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rsidR="00967C41" w:rsidRDefault="00CD0173">
      <w:pPr>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4738614" cy="277998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4738614" cy="2779987"/>
                    </a:xfrm>
                    <a:prstGeom prst="rect">
                      <a:avLst/>
                    </a:prstGeom>
                    <a:ln/>
                  </pic:spPr>
                </pic:pic>
              </a:graphicData>
            </a:graphic>
          </wp:inline>
        </w:drawing>
      </w:r>
    </w:p>
    <w:p w:rsidR="00967C41" w:rsidRDefault="00CD0173">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rsidR="00967C41" w:rsidRDefault="00CD0173">
      <w:pPr>
        <w:pStyle w:val="Heading3"/>
        <w:keepNext w:val="0"/>
        <w:keepLines w:val="0"/>
        <w:spacing w:before="280"/>
        <w:rPr>
          <w:rFonts w:ascii="Cambria" w:eastAsia="Cambria" w:hAnsi="Cambria" w:cs="Cambria"/>
          <w:b/>
          <w:bCs/>
          <w:color w:val="000000"/>
          <w:sz w:val="22"/>
          <w:szCs w:val="22"/>
        </w:rPr>
      </w:pPr>
      <w:bookmarkStart w:id="18" w:name="_agyq49x9741v" w:colFirst="0" w:colLast="0"/>
      <w:bookmarkEnd w:id="18"/>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rsidR="00967C41" w:rsidRDefault="00CD0173">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w:t>
      </w:r>
      <w:r>
        <w:rPr>
          <w:rFonts w:ascii="Cambria" w:eastAsia="Cambria" w:hAnsi="Cambria" w:cs="Cambria"/>
          <w:color w:val="188038"/>
        </w:rPr>
        <w:t>s.py</w:t>
      </w:r>
      <w:r>
        <w:rPr>
          <w:rFonts w:ascii="Cambria" w:eastAsia="Cambria" w:hAnsi="Cambria" w:cs="Cambria"/>
        </w:rPr>
        <w:t>. Each route is linked to the corresponding function developed in Activity 2.1.</w:t>
      </w:r>
    </w:p>
    <w:p w:rsidR="00967C41" w:rsidRDefault="00CD0173">
      <w:pPr>
        <w:pStyle w:val="Heading3"/>
        <w:keepNext w:val="0"/>
        <w:keepLines w:val="0"/>
        <w:spacing w:before="280"/>
        <w:rPr>
          <w:rFonts w:ascii="Cambria" w:eastAsia="Cambria" w:hAnsi="Cambria" w:cs="Cambria"/>
          <w:b/>
          <w:bCs/>
          <w:color w:val="000000"/>
          <w:sz w:val="22"/>
          <w:szCs w:val="22"/>
        </w:rPr>
      </w:pPr>
      <w:bookmarkStart w:id="19" w:name="_4meq94mh0ahm" w:colFirst="0" w:colLast="0"/>
      <w:bookmarkEnd w:id="19"/>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rsidR="00967C41" w:rsidRDefault="00CD0173">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rsidR="00967C41" w:rsidRDefault="00CD0173">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rsidR="00967C41" w:rsidRDefault="00CD0173">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rsidR="00967C41" w:rsidRDefault="00CD0173">
      <w:pPr>
        <w:numPr>
          <w:ilvl w:val="0"/>
          <w:numId w:val="22"/>
        </w:numPr>
        <w:spacing w:after="240"/>
        <w:rPr>
          <w:rFonts w:ascii="Cambria" w:eastAsia="Cambria" w:hAnsi="Cambria" w:cs="Cambria"/>
        </w:rPr>
      </w:pPr>
      <w:proofErr w:type="spellStart"/>
      <w:r>
        <w:rPr>
          <w:rFonts w:ascii="Cambria" w:eastAsia="Cambria" w:hAnsi="Cambria" w:cs="Cambria"/>
        </w:rPr>
        <w:t>Pyd</w:t>
      </w:r>
      <w:r>
        <w:rPr>
          <w:rFonts w:ascii="Cambria" w:eastAsia="Cambria" w:hAnsi="Cambria" w:cs="Cambria"/>
        </w:rPr>
        <w:t>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rsidR="00967C41" w:rsidRDefault="00CD0173">
      <w:pPr>
        <w:pStyle w:val="Heading3"/>
        <w:keepNext w:val="0"/>
        <w:keepLines w:val="0"/>
        <w:spacing w:before="280"/>
        <w:rPr>
          <w:rFonts w:ascii="Cambria" w:eastAsia="Cambria" w:hAnsi="Cambria" w:cs="Cambria"/>
          <w:b/>
          <w:bCs/>
          <w:color w:val="000000"/>
          <w:sz w:val="22"/>
          <w:szCs w:val="22"/>
        </w:rPr>
      </w:pPr>
      <w:bookmarkStart w:id="20" w:name="_559g6vgtraex" w:colFirst="0" w:colLast="0"/>
      <w:bookmarkEnd w:id="20"/>
      <w:r>
        <w:rPr>
          <w:rFonts w:ascii="Cambria" w:eastAsia="Cambria" w:hAnsi="Cambria" w:cs="Cambria"/>
          <w:b/>
          <w:bCs/>
          <w:color w:val="000000"/>
          <w:sz w:val="22"/>
          <w:szCs w:val="22"/>
        </w:rPr>
        <w:t>Integrate Gemini API Calls</w:t>
      </w:r>
    </w:p>
    <w:p w:rsidR="00967C41" w:rsidRDefault="00CD0173">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rsidR="00967C41" w:rsidRDefault="00CD0173">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rsidR="00967C41" w:rsidRDefault="00CD0173">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rsidR="00967C41" w:rsidRDefault="00CD0173">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rsidR="00967C41" w:rsidRDefault="00CD0173">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rsidR="00967C41" w:rsidRDefault="00CD0173">
      <w:pPr>
        <w:numPr>
          <w:ilvl w:val="1"/>
          <w:numId w:val="20"/>
        </w:numPr>
        <w:rPr>
          <w:rFonts w:ascii="Cambria" w:eastAsia="Cambria" w:hAnsi="Cambria" w:cs="Cambria"/>
        </w:rPr>
      </w:pPr>
      <w:r>
        <w:rPr>
          <w:rFonts w:ascii="Cambria" w:eastAsia="Cambria" w:hAnsi="Cambria" w:cs="Cambria"/>
        </w:rPr>
        <w:t>Retrieves plan</w:t>
      </w:r>
    </w:p>
    <w:p w:rsidR="00967C41" w:rsidRDefault="00CD0173">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rsidR="00967C41" w:rsidRDefault="00CD0173">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rsidR="00967C41" w:rsidRDefault="00CD0173">
      <w:pPr>
        <w:rPr>
          <w:rFonts w:ascii="Cambria" w:eastAsia="Cambria" w:hAnsi="Cambria" w:cs="Cambria"/>
          <w:b/>
          <w:bCs/>
          <w:sz w:val="24"/>
          <w:szCs w:val="24"/>
        </w:rPr>
      </w:pPr>
      <w:r>
        <w:rPr>
          <w:rFonts w:ascii="Cambria" w:eastAsia="Cambria" w:hAnsi="Cambria" w:cs="Cambria"/>
          <w:b/>
          <w:bCs/>
          <w:sz w:val="24"/>
          <w:szCs w:val="24"/>
        </w:rPr>
        <w:t xml:space="preserve">Milestone 3. </w:t>
      </w:r>
      <w:proofErr w:type="gramStart"/>
      <w:r>
        <w:rPr>
          <w:rFonts w:ascii="Cambria" w:eastAsia="Cambria" w:hAnsi="Cambria" w:cs="Cambria"/>
          <w:b/>
          <w:bCs/>
          <w:sz w:val="24"/>
          <w:szCs w:val="24"/>
        </w:rPr>
        <w:t>routes.py</w:t>
      </w:r>
      <w:proofErr w:type="gramEnd"/>
      <w:r>
        <w:rPr>
          <w:rFonts w:ascii="Cambria" w:eastAsia="Cambria" w:hAnsi="Cambria" w:cs="Cambria"/>
          <w:b/>
          <w:bCs/>
          <w:sz w:val="24"/>
          <w:szCs w:val="24"/>
        </w:rPr>
        <w:t xml:space="preserve"> Development </w:t>
      </w:r>
    </w:p>
    <w:p w:rsidR="00967C41" w:rsidRDefault="00CD0173">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w:t>
      </w:r>
      <w:r>
        <w:rPr>
          <w:rFonts w:ascii="Cambria" w:eastAsia="Cambria" w:hAnsi="Cambria" w:cs="Cambria"/>
        </w:rPr>
        <w:t>Flash), and the SQLite database. Each route defines how user inputs are collected, processed, and responded to — creating a dynamic, personalized experience for fitness planning and feedback-based updates.</w:t>
      </w:r>
    </w:p>
    <w:p w:rsidR="00967C41" w:rsidRDefault="00967C41">
      <w:pPr>
        <w:rPr>
          <w:rFonts w:ascii="Cambria" w:eastAsia="Cambria" w:hAnsi="Cambria" w:cs="Cambria"/>
        </w:rPr>
      </w:pPr>
    </w:p>
    <w:p w:rsidR="00967C41" w:rsidRDefault="00CD0173">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w:t>
      </w:r>
      <w:r>
        <w:rPr>
          <w:rFonts w:ascii="Cambria" w:eastAsia="Cambria" w:hAnsi="Cambria" w:cs="Cambria"/>
          <w:b/>
          <w:bCs/>
          <w:sz w:val="24"/>
          <w:szCs w:val="24"/>
        </w:rPr>
        <w:t xml:space="preserve">in </w:t>
      </w:r>
      <w:hyperlink r:id="rId30">
        <w:r>
          <w:rPr>
            <w:rFonts w:ascii="Cambria" w:eastAsia="Cambria" w:hAnsi="Cambria" w:cs="Cambria"/>
            <w:b/>
            <w:bCs/>
            <w:color w:val="1155CC"/>
            <w:sz w:val="24"/>
            <w:szCs w:val="24"/>
            <w:u w:val="single"/>
          </w:rPr>
          <w:t>routes.py</w:t>
        </w:r>
      </w:hyperlink>
    </w:p>
    <w:p w:rsidR="00967C41" w:rsidRDefault="00967C41">
      <w:pPr>
        <w:rPr>
          <w:rFonts w:ascii="Cambria" w:eastAsia="Cambria" w:hAnsi="Cambria" w:cs="Cambria"/>
          <w:b/>
          <w:bCs/>
          <w:color w:val="188038"/>
          <w:sz w:val="24"/>
          <w:szCs w:val="24"/>
        </w:rPr>
      </w:pPr>
    </w:p>
    <w:p w:rsidR="00967C41" w:rsidRDefault="00CD0173">
      <w:pPr>
        <w:rPr>
          <w:rFonts w:ascii="Cambria" w:eastAsia="Cambria" w:hAnsi="Cambria" w:cs="Cambria"/>
          <w:b/>
          <w:bCs/>
        </w:rPr>
      </w:pPr>
      <w:r>
        <w:rPr>
          <w:rFonts w:ascii="Cambria" w:eastAsia="Cambria" w:hAnsi="Cambria" w:cs="Cambria"/>
          <w:b/>
          <w:bCs/>
        </w:rPr>
        <w:t xml:space="preserve">Defining Core routes in routes.py: </w:t>
      </w:r>
    </w:p>
    <w:p w:rsidR="00967C41" w:rsidRDefault="00CD0173">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rsidR="00967C41" w:rsidRDefault="00CD0173">
      <w:pPr>
        <w:numPr>
          <w:ilvl w:val="0"/>
          <w:numId w:val="8"/>
        </w:numPr>
        <w:rPr>
          <w:rFonts w:ascii="Cambria" w:eastAsia="Cambria" w:hAnsi="Cambria" w:cs="Cambria"/>
        </w:rPr>
      </w:pPr>
      <w:r>
        <w:rPr>
          <w:rFonts w:ascii="Cambria" w:eastAsia="Cambria" w:hAnsi="Cambria" w:cs="Cambria"/>
        </w:rPr>
        <w:t>/ : Displays the user form via index.html</w:t>
      </w:r>
    </w:p>
    <w:p w:rsidR="00967C41" w:rsidRDefault="00CD0173">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rsidR="00967C41" w:rsidRDefault="00CD0173">
      <w:pPr>
        <w:numPr>
          <w:ilvl w:val="0"/>
          <w:numId w:val="8"/>
        </w:numPr>
        <w:rPr>
          <w:rFonts w:ascii="Cambria" w:eastAsia="Cambria" w:hAnsi="Cambria" w:cs="Cambria"/>
        </w:rPr>
      </w:pPr>
      <w:r>
        <w:rPr>
          <w:rFonts w:ascii="Cambria" w:eastAsia="Cambria" w:hAnsi="Cambria" w:cs="Cambria"/>
        </w:rPr>
        <w:t>/submit-feedback: Updates the workout plan based on user feedback</w:t>
      </w:r>
    </w:p>
    <w:p w:rsidR="00967C41" w:rsidRDefault="00CD0173">
      <w:pPr>
        <w:numPr>
          <w:ilvl w:val="0"/>
          <w:numId w:val="8"/>
        </w:numPr>
        <w:rPr>
          <w:rFonts w:ascii="Cambria" w:eastAsia="Cambria" w:hAnsi="Cambria" w:cs="Cambria"/>
        </w:rPr>
      </w:pPr>
      <w:r>
        <w:rPr>
          <w:rFonts w:ascii="Cambria" w:eastAsia="Cambria" w:hAnsi="Cambria" w:cs="Cambria"/>
        </w:rPr>
        <w:t>/view-all-users: Displays an admin dashboard showing all users and their plans</w:t>
      </w:r>
    </w:p>
    <w:p w:rsidR="00967C41" w:rsidRDefault="00967C41">
      <w:pPr>
        <w:rPr>
          <w:rFonts w:ascii="Cambria" w:eastAsia="Cambria" w:hAnsi="Cambria" w:cs="Cambria"/>
        </w:rPr>
      </w:pPr>
    </w:p>
    <w:p w:rsidR="00967C41" w:rsidRDefault="00CD0173">
      <w:pPr>
        <w:rPr>
          <w:rFonts w:ascii="Cambria" w:eastAsia="Cambria" w:hAnsi="Cambria" w:cs="Cambria"/>
          <w:b/>
          <w:bCs/>
        </w:rPr>
      </w:pPr>
      <w:r>
        <w:rPr>
          <w:rFonts w:ascii="Cambria" w:eastAsia="Cambria" w:hAnsi="Cambria" w:cs="Cambria"/>
          <w:b/>
          <w:bCs/>
        </w:rPr>
        <w:t>Set up Route Handlers for Ea</w:t>
      </w:r>
      <w:r>
        <w:rPr>
          <w:rFonts w:ascii="Cambria" w:eastAsia="Cambria" w:hAnsi="Cambria" w:cs="Cambria"/>
          <w:b/>
          <w:bCs/>
        </w:rPr>
        <w:t>ch Feature</w:t>
      </w:r>
    </w:p>
    <w:p w:rsidR="00967C41" w:rsidRDefault="00CD0173">
      <w:pPr>
        <w:pStyle w:val="Heading4"/>
        <w:keepNext w:val="0"/>
        <w:keepLines w:val="0"/>
        <w:spacing w:before="240" w:after="40"/>
        <w:rPr>
          <w:rFonts w:ascii="Cambria" w:eastAsia="Cambria" w:hAnsi="Cambria" w:cs="Cambria"/>
          <w:color w:val="000000"/>
          <w:sz w:val="22"/>
          <w:szCs w:val="22"/>
        </w:rPr>
      </w:pPr>
      <w:bookmarkStart w:id="21" w:name="_xqycga66b580" w:colFirst="0" w:colLast="0"/>
      <w:bookmarkEnd w:id="21"/>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rsidR="00967C41" w:rsidRDefault="00CD0173">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rsidR="00967C41" w:rsidRDefault="00CD0173">
      <w:pPr>
        <w:numPr>
          <w:ilvl w:val="0"/>
          <w:numId w:val="16"/>
        </w:numPr>
        <w:spacing w:after="240"/>
        <w:rPr>
          <w:rFonts w:ascii="Cambria" w:eastAsia="Cambria" w:hAnsi="Cambria" w:cs="Cambria"/>
        </w:rPr>
      </w:pPr>
      <w:r>
        <w:rPr>
          <w:rFonts w:ascii="Cambria" w:eastAsia="Cambria" w:hAnsi="Cambria" w:cs="Cambria"/>
        </w:rPr>
        <w:t>No form processing logic</w:t>
      </w:r>
    </w:p>
    <w:p w:rsidR="00967C41" w:rsidRDefault="00CD0173">
      <w:pPr>
        <w:pStyle w:val="Heading4"/>
        <w:keepNext w:val="0"/>
        <w:keepLines w:val="0"/>
        <w:spacing w:before="240" w:after="40"/>
        <w:rPr>
          <w:rFonts w:ascii="Cambria" w:eastAsia="Cambria" w:hAnsi="Cambria" w:cs="Cambria"/>
          <w:color w:val="000000"/>
          <w:sz w:val="22"/>
          <w:szCs w:val="22"/>
        </w:rPr>
      </w:pPr>
      <w:bookmarkStart w:id="22" w:name="_agelcd4xre5k" w:colFirst="0" w:colLast="0"/>
      <w:bookmarkEnd w:id="22"/>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rsidR="00967C41" w:rsidRDefault="00CD0173">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proofErr w:type="gramStart"/>
      <w:r>
        <w:rPr>
          <w:rFonts w:ascii="Cambria" w:eastAsia="Cambria" w:hAnsi="Cambria" w:cs="Cambria"/>
          <w:color w:val="188038"/>
        </w:rPr>
        <w:t>Form(</w:t>
      </w:r>
      <w:proofErr w:type="gramEnd"/>
      <w:r>
        <w:rPr>
          <w:rFonts w:ascii="Cambria" w:eastAsia="Cambria" w:hAnsi="Cambria" w:cs="Cambria"/>
          <w:color w:val="188038"/>
        </w:rPr>
        <w:t>...)</w:t>
      </w:r>
    </w:p>
    <w:p w:rsidR="00967C41" w:rsidRDefault="00CD0173">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rsidR="00967C41" w:rsidRDefault="00CD0173">
      <w:pPr>
        <w:numPr>
          <w:ilvl w:val="0"/>
          <w:numId w:val="26"/>
        </w:numPr>
        <w:rPr>
          <w:rFonts w:ascii="Cambria" w:eastAsia="Cambria" w:hAnsi="Cambria" w:cs="Cambria"/>
        </w:rPr>
      </w:pPr>
      <w:r>
        <w:rPr>
          <w:rFonts w:ascii="Cambria" w:eastAsia="Cambria" w:hAnsi="Cambria" w:cs="Cambria"/>
        </w:rPr>
        <w:t>Calls:</w:t>
      </w:r>
    </w:p>
    <w:p w:rsidR="00967C41" w:rsidRDefault="00CD0173">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rsidR="00967C41" w:rsidRDefault="00CD0173">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rsidR="00967C41" w:rsidRDefault="00CD0173">
      <w:pPr>
        <w:numPr>
          <w:ilvl w:val="0"/>
          <w:numId w:val="26"/>
        </w:numPr>
        <w:rPr>
          <w:rFonts w:ascii="Cambria" w:eastAsia="Cambria" w:hAnsi="Cambria" w:cs="Cambria"/>
        </w:rPr>
      </w:pPr>
      <w:r>
        <w:rPr>
          <w:rFonts w:ascii="Cambria" w:eastAsia="Cambria" w:hAnsi="Cambria" w:cs="Cambria"/>
        </w:rPr>
        <w:t>Stores:</w:t>
      </w:r>
    </w:p>
    <w:p w:rsidR="00967C41" w:rsidRDefault="00CD0173">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rsidR="00967C41" w:rsidRDefault="00CD0173">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967C41" w:rsidRDefault="00CD0173">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rsidR="00967C41" w:rsidRDefault="00CD0173">
      <w:pPr>
        <w:pStyle w:val="Heading4"/>
        <w:keepNext w:val="0"/>
        <w:keepLines w:val="0"/>
        <w:spacing w:before="240" w:after="40"/>
        <w:rPr>
          <w:rFonts w:ascii="Cambria" w:eastAsia="Cambria" w:hAnsi="Cambria" w:cs="Cambria"/>
          <w:color w:val="000000"/>
          <w:sz w:val="22"/>
          <w:szCs w:val="22"/>
        </w:rPr>
      </w:pPr>
      <w:bookmarkStart w:id="23" w:name="_5srsfmsngaz8" w:colFirst="0" w:colLast="0"/>
      <w:bookmarkEnd w:id="23"/>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rsidR="00967C41" w:rsidRDefault="00CD0173">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rsidR="00967C41" w:rsidRDefault="00CD0173">
      <w:pPr>
        <w:numPr>
          <w:ilvl w:val="0"/>
          <w:numId w:val="10"/>
        </w:numPr>
        <w:rPr>
          <w:rFonts w:ascii="Cambria" w:eastAsia="Cambria" w:hAnsi="Cambria" w:cs="Cambria"/>
        </w:rPr>
      </w:pPr>
      <w:r>
        <w:rPr>
          <w:rFonts w:ascii="Cambria" w:eastAsia="Cambria" w:hAnsi="Cambria" w:cs="Cambria"/>
        </w:rPr>
        <w:t>Retrieves original plan from DB</w:t>
      </w:r>
    </w:p>
    <w:p w:rsidR="00967C41" w:rsidRDefault="00CD0173">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rsidR="00967C41" w:rsidRDefault="00CD0173">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967C41" w:rsidRDefault="00CD0173">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rsidR="00967C41" w:rsidRDefault="00CD0173">
      <w:pPr>
        <w:pStyle w:val="Heading4"/>
        <w:keepNext w:val="0"/>
        <w:keepLines w:val="0"/>
        <w:spacing w:before="240" w:after="40"/>
        <w:rPr>
          <w:rFonts w:ascii="Cambria" w:eastAsia="Cambria" w:hAnsi="Cambria" w:cs="Cambria"/>
          <w:color w:val="000000"/>
          <w:sz w:val="22"/>
          <w:szCs w:val="22"/>
        </w:rPr>
      </w:pPr>
      <w:bookmarkStart w:id="24" w:name="_eva2j9hc1bjq" w:colFirst="0" w:colLast="0"/>
      <w:bookmarkEnd w:id="24"/>
      <w:r>
        <w:rPr>
          <w:rFonts w:ascii="Cambria" w:eastAsia="Cambria" w:hAnsi="Cambria" w:cs="Cambria"/>
          <w:color w:val="000000"/>
          <w:sz w:val="22"/>
          <w:szCs w:val="22"/>
        </w:rPr>
        <w:t>➤</w:t>
      </w:r>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rsidR="00967C41" w:rsidRDefault="00CD0173">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rsidR="00967C41" w:rsidRDefault="00CD0173">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rsidR="00967C41" w:rsidRDefault="00CD0173">
      <w:pPr>
        <w:numPr>
          <w:ilvl w:val="0"/>
          <w:numId w:val="25"/>
        </w:numPr>
        <w:rPr>
          <w:rFonts w:ascii="Cambria" w:eastAsia="Cambria" w:hAnsi="Cambria" w:cs="Cambria"/>
        </w:rPr>
      </w:pPr>
      <w:r>
        <w:rPr>
          <w:rFonts w:ascii="Cambria" w:eastAsia="Cambria" w:hAnsi="Cambria" w:cs="Cambria"/>
        </w:rPr>
        <w:t>Admin can view:</w:t>
      </w:r>
    </w:p>
    <w:p w:rsidR="00967C41" w:rsidRDefault="00CD0173">
      <w:pPr>
        <w:numPr>
          <w:ilvl w:val="1"/>
          <w:numId w:val="25"/>
        </w:numPr>
        <w:rPr>
          <w:rFonts w:ascii="Cambria" w:eastAsia="Cambria" w:hAnsi="Cambria" w:cs="Cambria"/>
        </w:rPr>
      </w:pPr>
      <w:r>
        <w:rPr>
          <w:rFonts w:ascii="Cambria" w:eastAsia="Cambria" w:hAnsi="Cambria" w:cs="Cambria"/>
        </w:rPr>
        <w:t>Username, Age, Weight, Goal, Intensity</w:t>
      </w:r>
    </w:p>
    <w:p w:rsidR="00967C41" w:rsidRDefault="00CD0173">
      <w:pPr>
        <w:numPr>
          <w:ilvl w:val="1"/>
          <w:numId w:val="25"/>
        </w:numPr>
        <w:spacing w:after="240"/>
        <w:rPr>
          <w:rFonts w:ascii="Cambria" w:eastAsia="Cambria" w:hAnsi="Cambria" w:cs="Cambria"/>
        </w:rPr>
      </w:pPr>
      <w:r>
        <w:rPr>
          <w:rFonts w:ascii="Cambria" w:eastAsia="Cambria" w:hAnsi="Cambria" w:cs="Cambria"/>
        </w:rPr>
        <w:t>Original and updated workout plans</w:t>
      </w:r>
    </w:p>
    <w:p w:rsidR="00967C41" w:rsidRDefault="00CD0173">
      <w:pPr>
        <w:spacing w:before="240" w:after="240"/>
        <w:rPr>
          <w:rFonts w:ascii="Cambria" w:eastAsia="Cambria" w:hAnsi="Cambria" w:cs="Cambria"/>
          <w:b/>
          <w:bCs/>
        </w:rPr>
      </w:pPr>
      <w:r>
        <w:rPr>
          <w:rFonts w:ascii="Cambria" w:eastAsia="Cambria" w:hAnsi="Cambria" w:cs="Cambria"/>
          <w:b/>
          <w:bCs/>
        </w:rPr>
        <w:t>Integrate Gemini AI Responses in Each Function</w:t>
      </w:r>
    </w:p>
    <w:p w:rsidR="00967C41" w:rsidRDefault="00CD0173">
      <w:pPr>
        <w:spacing w:before="240" w:after="240"/>
        <w:rPr>
          <w:rFonts w:ascii="Cambria" w:eastAsia="Cambria" w:hAnsi="Cambria" w:cs="Cambria"/>
        </w:rPr>
      </w:pPr>
      <w:r>
        <w:rPr>
          <w:rFonts w:ascii="Cambria" w:eastAsia="Cambria" w:hAnsi="Cambria" w:cs="Cambria"/>
        </w:rPr>
        <w:t>Each AI-related route calls Google’s Gemini models with specific prompts:</w:t>
      </w:r>
    </w:p>
    <w:p w:rsidR="00967C41" w:rsidRDefault="00CD0173">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w:t>
      </w:r>
      <w:r>
        <w:rPr>
          <w:rFonts w:ascii="Cambria" w:eastAsia="Cambria" w:hAnsi="Cambria" w:cs="Cambria"/>
        </w:rPr>
        <w:t xml:space="preserve"> plan.</w:t>
      </w:r>
    </w:p>
    <w:p w:rsidR="00967C41" w:rsidRDefault="00CD0173">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rsidR="00967C41" w:rsidRDefault="00CD0173">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rsidR="00967C41" w:rsidRDefault="00CD0173">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rsidR="00967C41" w:rsidRDefault="00CD0173">
      <w:pPr>
        <w:rPr>
          <w:rFonts w:ascii="Cambria" w:eastAsia="Cambria" w:hAnsi="Cambria" w:cs="Cambria"/>
          <w:b/>
          <w:bCs/>
        </w:rPr>
      </w:pPr>
      <w:r>
        <w:rPr>
          <w:rFonts w:ascii="Cambria" w:eastAsia="Cambria" w:hAnsi="Cambria" w:cs="Cambria"/>
          <w:b/>
          <w:bCs/>
        </w:rPr>
        <w:t xml:space="preserve"> Workout generation route Nutrition/Recovery tip generation r</w:t>
      </w:r>
      <w:r>
        <w:rPr>
          <w:rFonts w:ascii="Cambria" w:eastAsia="Cambria" w:hAnsi="Cambria" w:cs="Cambria"/>
          <w:b/>
          <w:bCs/>
        </w:rPr>
        <w:t>oute</w:t>
      </w:r>
    </w:p>
    <w:p w:rsidR="00967C41" w:rsidRDefault="00967C41">
      <w:pPr>
        <w:rPr>
          <w:rFonts w:ascii="Cambria" w:eastAsia="Cambria" w:hAnsi="Cambria" w:cs="Cambria"/>
          <w:b/>
          <w:bCs/>
        </w:rPr>
      </w:pPr>
    </w:p>
    <w:p w:rsidR="00967C41" w:rsidRDefault="00CD0173">
      <w:pPr>
        <w:rPr>
          <w:rFonts w:ascii="Cambria" w:eastAsia="Cambria" w:hAnsi="Cambria" w:cs="Cambria"/>
          <w:b/>
          <w:bCs/>
        </w:rPr>
      </w:pPr>
      <w:r>
        <w:rPr>
          <w:rFonts w:ascii="Cambria" w:eastAsia="Cambria" w:hAnsi="Cambria" w:cs="Cambria"/>
          <w:b/>
          <w:bCs/>
          <w:noProof/>
          <w:lang w:val="en-IN"/>
        </w:rPr>
        <w:drawing>
          <wp:inline distT="114300" distB="114300" distL="114300" distR="114300">
            <wp:extent cx="3940703" cy="1856062"/>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3940703" cy="1856062"/>
                    </a:xfrm>
                    <a:prstGeom prst="rect">
                      <a:avLst/>
                    </a:prstGeom>
                    <a:ln/>
                  </pic:spPr>
                </pic:pic>
              </a:graphicData>
            </a:graphic>
          </wp:inline>
        </w:drawing>
      </w: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CD0173">
      <w:pPr>
        <w:rPr>
          <w:rFonts w:ascii="Cambria" w:eastAsia="Cambria" w:hAnsi="Cambria" w:cs="Cambria"/>
          <w:b/>
          <w:bCs/>
        </w:rPr>
      </w:pPr>
      <w:r>
        <w:rPr>
          <w:rFonts w:ascii="Cambria" w:eastAsia="Cambria" w:hAnsi="Cambria" w:cs="Cambria"/>
          <w:b/>
          <w:bCs/>
        </w:rPr>
        <w:t>Nutrition/Recovery tip generation route</w:t>
      </w:r>
    </w:p>
    <w:p w:rsidR="00967C41" w:rsidRDefault="00CD0173">
      <w:pPr>
        <w:rPr>
          <w:rFonts w:ascii="Cambria" w:eastAsia="Cambria" w:hAnsi="Cambria" w:cs="Cambria"/>
          <w:b/>
          <w:bCs/>
        </w:rPr>
      </w:pPr>
      <w:r>
        <w:rPr>
          <w:rFonts w:ascii="Cambria" w:eastAsia="Cambria" w:hAnsi="Cambria" w:cs="Cambria"/>
          <w:b/>
          <w:bCs/>
          <w:noProof/>
          <w:lang w:val="en-IN"/>
        </w:rPr>
        <w:drawing>
          <wp:inline distT="114300" distB="114300" distL="114300" distR="114300">
            <wp:extent cx="3509963" cy="1221649"/>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3509963" cy="1221649"/>
                    </a:xfrm>
                    <a:prstGeom prst="rect">
                      <a:avLst/>
                    </a:prstGeom>
                    <a:ln/>
                  </pic:spPr>
                </pic:pic>
              </a:graphicData>
            </a:graphic>
          </wp:inline>
        </w:drawing>
      </w:r>
    </w:p>
    <w:p w:rsidR="00967C41" w:rsidRDefault="00CD0173">
      <w:pPr>
        <w:rPr>
          <w:rFonts w:ascii="Cambria" w:eastAsia="Cambria" w:hAnsi="Cambria" w:cs="Cambria"/>
          <w:b/>
          <w:bCs/>
        </w:rPr>
      </w:pPr>
      <w:r>
        <w:rPr>
          <w:rFonts w:ascii="Cambria" w:eastAsia="Cambria" w:hAnsi="Cambria" w:cs="Cambria"/>
          <w:b/>
          <w:bCs/>
        </w:rPr>
        <w:t>Saving user info and plan generation route</w:t>
      </w:r>
    </w:p>
    <w:p w:rsidR="00967C41" w:rsidRDefault="00CD0173">
      <w:pPr>
        <w:rPr>
          <w:rFonts w:ascii="Cambria" w:eastAsia="Cambria" w:hAnsi="Cambria" w:cs="Cambria"/>
          <w:b/>
          <w:bCs/>
        </w:rPr>
      </w:pPr>
      <w:r>
        <w:rPr>
          <w:rFonts w:ascii="Cambria" w:eastAsia="Cambria" w:hAnsi="Cambria" w:cs="Cambria"/>
          <w:b/>
          <w:bCs/>
          <w:noProof/>
          <w:lang w:val="en-IN"/>
        </w:rPr>
        <w:drawing>
          <wp:inline distT="114300" distB="114300" distL="114300" distR="114300">
            <wp:extent cx="5695441" cy="3915616"/>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695441" cy="3915616"/>
                    </a:xfrm>
                    <a:prstGeom prst="rect">
                      <a:avLst/>
                    </a:prstGeom>
                    <a:ln/>
                  </pic:spPr>
                </pic:pic>
              </a:graphicData>
            </a:graphic>
          </wp:inline>
        </w:drawing>
      </w:r>
    </w:p>
    <w:p w:rsidR="00967C41" w:rsidRDefault="00CD0173">
      <w:pPr>
        <w:rPr>
          <w:rFonts w:ascii="Cambria" w:eastAsia="Cambria" w:hAnsi="Cambria" w:cs="Cambria"/>
          <w:b/>
          <w:bCs/>
        </w:rPr>
      </w:pPr>
      <w:r>
        <w:rPr>
          <w:rFonts w:ascii="Cambria" w:eastAsia="Cambria" w:hAnsi="Cambria" w:cs="Cambria"/>
          <w:b/>
          <w:bCs/>
        </w:rPr>
        <w:t>Submit Feedback and update plan route</w:t>
      </w:r>
    </w:p>
    <w:p w:rsidR="00967C41" w:rsidRDefault="00CD0173">
      <w:pPr>
        <w:rPr>
          <w:rFonts w:ascii="Cambria" w:eastAsia="Cambria" w:hAnsi="Cambria" w:cs="Cambria"/>
          <w:b/>
          <w:bCs/>
        </w:rPr>
      </w:pPr>
      <w:r>
        <w:rPr>
          <w:rFonts w:ascii="Cambria" w:eastAsia="Cambria" w:hAnsi="Cambria" w:cs="Cambria"/>
          <w:b/>
          <w:bCs/>
          <w:noProof/>
          <w:lang w:val="en-IN"/>
        </w:rPr>
        <w:drawing>
          <wp:inline distT="114300" distB="114300" distL="114300" distR="114300">
            <wp:extent cx="3862388" cy="1448395"/>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3862388" cy="1448395"/>
                    </a:xfrm>
                    <a:prstGeom prst="rect">
                      <a:avLst/>
                    </a:prstGeom>
                    <a:ln/>
                  </pic:spPr>
                </pic:pic>
              </a:graphicData>
            </a:graphic>
          </wp:inline>
        </w:drawing>
      </w:r>
    </w:p>
    <w:p w:rsidR="00967C41" w:rsidRDefault="00967C41">
      <w:pPr>
        <w:rPr>
          <w:rFonts w:ascii="Cambria" w:eastAsia="Cambria" w:hAnsi="Cambria" w:cs="Cambria"/>
          <w:b/>
          <w:bCs/>
          <w:sz w:val="30"/>
          <w:szCs w:val="30"/>
        </w:rPr>
      </w:pPr>
    </w:p>
    <w:p w:rsidR="00967C41" w:rsidRDefault="00967C41">
      <w:pPr>
        <w:rPr>
          <w:rFonts w:ascii="Cambria" w:eastAsia="Cambria" w:hAnsi="Cambria" w:cs="Cambria"/>
          <w:b/>
          <w:bCs/>
          <w:sz w:val="24"/>
          <w:szCs w:val="24"/>
        </w:rPr>
      </w:pPr>
    </w:p>
    <w:p w:rsidR="00967C41" w:rsidRDefault="00CD0173">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rsidR="00967C41" w:rsidRDefault="00CD0173">
      <w:pPr>
        <w:rPr>
          <w:rFonts w:ascii="Cambria" w:eastAsia="Cambria" w:hAnsi="Cambria" w:cs="Cambria"/>
        </w:rPr>
      </w:pPr>
      <w:r>
        <w:rPr>
          <w:rFonts w:ascii="Cambria" w:eastAsia="Cambria" w:hAnsi="Cambria" w:cs="Cambria"/>
        </w:rPr>
        <w:t>Milestone 4 focuses on developing a user-friendly and visually structured inte</w:t>
      </w:r>
      <w:r>
        <w:rPr>
          <w:rFonts w:ascii="Cambria" w:eastAsia="Cambria" w:hAnsi="Cambria" w:cs="Cambria"/>
        </w:rPr>
        <w:t xml:space="preserv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w:t>
      </w:r>
      <w:proofErr w:type="spellStart"/>
      <w:r>
        <w:rPr>
          <w:rFonts w:ascii="Cambria" w:eastAsia="Cambria" w:hAnsi="Cambria" w:cs="Cambria"/>
        </w:rPr>
        <w:t>templating</w:t>
      </w:r>
      <w:proofErr w:type="spellEnd"/>
      <w:r>
        <w:rPr>
          <w:rFonts w:ascii="Cambria" w:eastAsia="Cambria" w:hAnsi="Cambria" w:cs="Cambria"/>
        </w:rPr>
        <w:t xml:space="preserve">. Each template is dynamically rendered through </w:t>
      </w:r>
      <w:proofErr w:type="spellStart"/>
      <w:r>
        <w:rPr>
          <w:rFonts w:ascii="Cambria" w:eastAsia="Cambria" w:hAnsi="Cambria" w:cs="Cambria"/>
        </w:rPr>
        <w:t>FastAPI</w:t>
      </w:r>
      <w:proofErr w:type="spellEnd"/>
      <w:r>
        <w:rPr>
          <w:rFonts w:ascii="Cambria" w:eastAsia="Cambria" w:hAnsi="Cambria" w:cs="Cambria"/>
        </w:rPr>
        <w:t>, ensuring users can easily submit input, receive</w:t>
      </w:r>
      <w:r>
        <w:rPr>
          <w:rFonts w:ascii="Cambria" w:eastAsia="Cambria" w:hAnsi="Cambria" w:cs="Cambria"/>
        </w:rPr>
        <w:t xml:space="preserve"> personalized plans, provide feedback, and allow administrators to manage data effectively. This milestone guarantees an engaging and intuitive fitness planning experience for all users.    </w:t>
      </w:r>
    </w:p>
    <w:p w:rsidR="00967C41" w:rsidRDefault="00967C41">
      <w:pPr>
        <w:rPr>
          <w:rFonts w:ascii="Cambria" w:eastAsia="Cambria" w:hAnsi="Cambria" w:cs="Cambria"/>
          <w:b/>
          <w:bCs/>
        </w:rPr>
      </w:pPr>
    </w:p>
    <w:p w:rsidR="00967C41" w:rsidRDefault="00967C41">
      <w:pPr>
        <w:rPr>
          <w:rFonts w:ascii="Cambria" w:eastAsia="Cambria" w:hAnsi="Cambria" w:cs="Cambria"/>
          <w:b/>
          <w:bCs/>
        </w:rPr>
      </w:pPr>
    </w:p>
    <w:p w:rsidR="00967C41" w:rsidRDefault="00CD0173">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rsidR="00967C41" w:rsidRDefault="00967C41">
      <w:pPr>
        <w:rPr>
          <w:rFonts w:ascii="Cambria" w:eastAsia="Cambria" w:hAnsi="Cambria" w:cs="Cambria"/>
          <w:b/>
          <w:bCs/>
        </w:rPr>
      </w:pPr>
    </w:p>
    <w:p w:rsidR="00967C41" w:rsidRDefault="00CD0173">
      <w:pPr>
        <w:rPr>
          <w:rFonts w:ascii="Cambria" w:eastAsia="Cambria" w:hAnsi="Cambria" w:cs="Cambria"/>
          <w:b/>
          <w:bCs/>
          <w:color w:val="000000"/>
        </w:rPr>
      </w:pPr>
      <w:r>
        <w:rPr>
          <w:rFonts w:ascii="Cambria" w:eastAsia="Cambria" w:hAnsi="Cambria" w:cs="Cambria"/>
          <w:b/>
          <w:bCs/>
          <w:color w:val="000000"/>
        </w:rPr>
        <w:t>Set Up the Base HTML Structure</w:t>
      </w:r>
    </w:p>
    <w:p w:rsidR="00967C41" w:rsidRDefault="00CD0173">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rsidR="00967C41" w:rsidRDefault="00CD0173">
      <w:pPr>
        <w:numPr>
          <w:ilvl w:val="0"/>
          <w:numId w:val="21"/>
        </w:numPr>
        <w:rPr>
          <w:rFonts w:ascii="Cambria" w:eastAsia="Cambria" w:hAnsi="Cambria" w:cs="Cambria"/>
        </w:rPr>
      </w:pPr>
      <w:r>
        <w:rPr>
          <w:rFonts w:ascii="Cambria" w:eastAsia="Cambria" w:hAnsi="Cambria" w:cs="Cambria"/>
        </w:rPr>
        <w:t>Structured the form to capture:</w:t>
      </w:r>
    </w:p>
    <w:p w:rsidR="00967C41" w:rsidRDefault="00CD0173">
      <w:pPr>
        <w:numPr>
          <w:ilvl w:val="1"/>
          <w:numId w:val="21"/>
        </w:numPr>
        <w:rPr>
          <w:rFonts w:ascii="Cambria" w:eastAsia="Cambria" w:hAnsi="Cambria" w:cs="Cambria"/>
          <w:b/>
          <w:bCs/>
        </w:rPr>
      </w:pPr>
      <w:proofErr w:type="gramStart"/>
      <w:r>
        <w:rPr>
          <w:rFonts w:ascii="Cambria" w:eastAsia="Cambria" w:hAnsi="Cambria" w:cs="Cambria"/>
          <w:color w:val="188038"/>
        </w:rPr>
        <w:t>username</w:t>
      </w:r>
      <w:proofErr w:type="gramEnd"/>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rsidR="00967C41" w:rsidRDefault="00CD0173">
      <w:pPr>
        <w:numPr>
          <w:ilvl w:val="0"/>
          <w:numId w:val="21"/>
        </w:numPr>
        <w:rPr>
          <w:rFonts w:ascii="Cambria" w:eastAsia="Cambria" w:hAnsi="Cambria" w:cs="Cambria"/>
        </w:rPr>
      </w:pPr>
      <w:r>
        <w:rPr>
          <w:rFonts w:ascii="Cambria" w:eastAsia="Cambria" w:hAnsi="Cambria" w:cs="Cambria"/>
        </w:rPr>
        <w:t>Each field is properly labeled and grouped using semantic HTML.</w:t>
      </w:r>
    </w:p>
    <w:p w:rsidR="00967C41" w:rsidRDefault="00CD0173">
      <w:pPr>
        <w:numPr>
          <w:ilvl w:val="0"/>
          <w:numId w:val="21"/>
        </w:numPr>
        <w:rPr>
          <w:rFonts w:ascii="Cambria" w:eastAsia="Cambria" w:hAnsi="Cambria" w:cs="Cambria"/>
        </w:rPr>
      </w:pPr>
      <w:r>
        <w:rPr>
          <w:rFonts w:ascii="Cambria" w:eastAsia="Cambria" w:hAnsi="Cambria" w:cs="Cambria"/>
        </w:rPr>
        <w:t>The design uses a gym-themed background image, Google Fonts (</w:t>
      </w:r>
      <w:proofErr w:type="spellStart"/>
      <w:r>
        <w:rPr>
          <w:rFonts w:ascii="Cambria" w:eastAsia="Cambria" w:hAnsi="Cambria" w:cs="Cambria"/>
        </w:rPr>
        <w:t>Roboto</w:t>
      </w:r>
      <w:proofErr w:type="spellEnd"/>
      <w:r>
        <w:rPr>
          <w:rFonts w:ascii="Cambria" w:eastAsia="Cambria" w:hAnsi="Cambria" w:cs="Cambria"/>
        </w:rPr>
        <w:t>), and bold typography to create a clean, fitness-oriented interface.</w:t>
      </w:r>
    </w:p>
    <w:p w:rsidR="00967C41" w:rsidRDefault="00CD0173">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rsidR="00967C41" w:rsidRDefault="00CD0173">
      <w:pPr>
        <w:pStyle w:val="Heading3"/>
        <w:keepNext w:val="0"/>
        <w:keepLines w:val="0"/>
        <w:spacing w:before="280"/>
        <w:rPr>
          <w:rFonts w:ascii="Cambria" w:eastAsia="Cambria" w:hAnsi="Cambria" w:cs="Cambria"/>
          <w:b/>
          <w:bCs/>
          <w:color w:val="000000"/>
          <w:sz w:val="22"/>
          <w:szCs w:val="22"/>
        </w:rPr>
      </w:pPr>
      <w:bookmarkStart w:id="25" w:name="_ila0fvn499df" w:colFirst="0" w:colLast="0"/>
      <w:bookmarkEnd w:id="25"/>
      <w:r>
        <w:rPr>
          <w:rFonts w:ascii="Cambria" w:eastAsia="Cambria" w:hAnsi="Cambria" w:cs="Cambria"/>
          <w:b/>
          <w:bCs/>
          <w:color w:val="000000"/>
          <w:sz w:val="22"/>
          <w:szCs w:val="22"/>
        </w:rPr>
        <w:t>Design a Responsive Layout Us</w:t>
      </w:r>
      <w:r>
        <w:rPr>
          <w:rFonts w:ascii="Cambria" w:eastAsia="Cambria" w:hAnsi="Cambria" w:cs="Cambria"/>
          <w:b/>
          <w:bCs/>
          <w:color w:val="000000"/>
          <w:sz w:val="22"/>
          <w:szCs w:val="22"/>
        </w:rPr>
        <w:t>ing CSS</w:t>
      </w:r>
    </w:p>
    <w:p w:rsidR="00967C41" w:rsidRDefault="00CD0173">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rsidR="00967C41" w:rsidRDefault="00CD0173">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rsidR="00967C41" w:rsidRDefault="00CD0173">
      <w:pPr>
        <w:numPr>
          <w:ilvl w:val="0"/>
          <w:numId w:val="31"/>
        </w:numPr>
        <w:rPr>
          <w:rFonts w:ascii="Cambria" w:eastAsia="Cambria" w:hAnsi="Cambria" w:cs="Cambria"/>
        </w:rPr>
      </w:pPr>
      <w:r>
        <w:rPr>
          <w:rFonts w:ascii="Cambria" w:eastAsia="Cambria" w:hAnsi="Cambria" w:cs="Cambria"/>
        </w:rPr>
        <w:t>Media queries ensure mobile responsiveness.</w:t>
      </w:r>
    </w:p>
    <w:p w:rsidR="00967C41" w:rsidRDefault="00CD0173">
      <w:pPr>
        <w:numPr>
          <w:ilvl w:val="0"/>
          <w:numId w:val="31"/>
        </w:numPr>
        <w:rPr>
          <w:rFonts w:ascii="Cambria" w:eastAsia="Cambria" w:hAnsi="Cambria" w:cs="Cambria"/>
        </w:rPr>
      </w:pPr>
      <w:r>
        <w:rPr>
          <w:rFonts w:ascii="Cambria" w:eastAsia="Cambria" w:hAnsi="Cambria" w:cs="Cambria"/>
        </w:rPr>
        <w:t>Buttons have consistent styling with hover effects.</w:t>
      </w:r>
    </w:p>
    <w:p w:rsidR="00967C41" w:rsidRDefault="00CD0173">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rsidR="00967C41" w:rsidRDefault="00CD0173">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rsidR="00967C41" w:rsidRDefault="00CD0173">
      <w:pPr>
        <w:pStyle w:val="Heading3"/>
        <w:keepNext w:val="0"/>
        <w:keepLines w:val="0"/>
        <w:spacing w:before="280"/>
        <w:rPr>
          <w:rFonts w:ascii="Cambria" w:eastAsia="Cambria" w:hAnsi="Cambria" w:cs="Cambria"/>
          <w:b/>
          <w:bCs/>
          <w:color w:val="000000"/>
          <w:sz w:val="22"/>
          <w:szCs w:val="22"/>
        </w:rPr>
      </w:pPr>
      <w:bookmarkStart w:id="26" w:name="_1sopjzy4ldco" w:colFirst="0" w:colLast="0"/>
      <w:bookmarkEnd w:id="26"/>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rsidR="00967C41" w:rsidRDefault="00CD0173">
      <w:pPr>
        <w:spacing w:before="240" w:after="240"/>
        <w:rPr>
          <w:rFonts w:ascii="Cambria" w:eastAsia="Cambria" w:hAnsi="Cambria" w:cs="Cambria"/>
        </w:rPr>
      </w:pPr>
      <w:r>
        <w:rPr>
          <w:rFonts w:ascii="Cambria" w:eastAsia="Cambria" w:hAnsi="Cambria" w:cs="Cambria"/>
        </w:rPr>
        <w:t xml:space="preserve">  Three Jinja2-powered HTML templat</w:t>
      </w:r>
      <w:r>
        <w:rPr>
          <w:rFonts w:ascii="Cambria" w:eastAsia="Cambria" w:hAnsi="Cambria" w:cs="Cambria"/>
        </w:rPr>
        <w:t xml:space="preserve">es were created under </w:t>
      </w:r>
      <w:r>
        <w:rPr>
          <w:rFonts w:ascii="Cambria" w:eastAsia="Cambria" w:hAnsi="Cambria" w:cs="Cambria"/>
          <w:color w:val="188038"/>
        </w:rPr>
        <w:t>/templates</w:t>
      </w:r>
      <w:r>
        <w:rPr>
          <w:rFonts w:ascii="Cambria" w:eastAsia="Cambria" w:hAnsi="Cambria" w:cs="Cambria"/>
        </w:rPr>
        <w:t>:</w:t>
      </w:r>
    </w:p>
    <w:p w:rsidR="00967C41" w:rsidRDefault="00CD0173">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rsidR="00967C41" w:rsidRDefault="00CD0173">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rsidR="00967C41" w:rsidRDefault="00CD0173">
      <w:pPr>
        <w:numPr>
          <w:ilvl w:val="0"/>
          <w:numId w:val="18"/>
        </w:numPr>
        <w:spacing w:after="240"/>
        <w:rPr>
          <w:rFonts w:ascii="Cambria" w:eastAsia="Cambria" w:hAnsi="Cambria" w:cs="Cambria"/>
        </w:rPr>
      </w:pPr>
      <w:r>
        <w:rPr>
          <w:rFonts w:ascii="Cambria" w:eastAsia="Cambria" w:hAnsi="Cambria" w:cs="Cambria"/>
        </w:rPr>
        <w:lastRenderedPageBreak/>
        <w:t xml:space="preserve">all_users.html: </w:t>
      </w:r>
      <w:r>
        <w:rPr>
          <w:rFonts w:ascii="Cambria" w:eastAsia="Cambria" w:hAnsi="Cambria" w:cs="Cambria"/>
        </w:rPr>
        <w:t>Admin panel to view and delete users and review both original and updated plans.</w:t>
      </w:r>
    </w:p>
    <w:p w:rsidR="00967C41" w:rsidRDefault="00CD0173">
      <w:pPr>
        <w:spacing w:before="240" w:after="240"/>
        <w:rPr>
          <w:rFonts w:ascii="Cambria" w:eastAsia="Cambria" w:hAnsi="Cambria" w:cs="Cambria"/>
        </w:rPr>
      </w:pPr>
      <w:r>
        <w:rPr>
          <w:rFonts w:ascii="Cambria" w:eastAsia="Cambria" w:hAnsi="Cambria" w:cs="Cambria"/>
        </w:rPr>
        <w:t>Templates are modular, and UI transitions smoothly between steps.</w:t>
      </w:r>
    </w:p>
    <w:p w:rsidR="00967C41" w:rsidRDefault="00CD0173">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rsidR="00967C41" w:rsidRDefault="00CD0173">
      <w:pPr>
        <w:pStyle w:val="Heading2"/>
        <w:keepNext w:val="0"/>
        <w:keepLines w:val="0"/>
        <w:spacing w:after="80"/>
        <w:rPr>
          <w:rFonts w:ascii="Cambria" w:eastAsia="Cambria" w:hAnsi="Cambria" w:cs="Cambria"/>
          <w:b/>
          <w:bCs/>
          <w:sz w:val="24"/>
          <w:szCs w:val="24"/>
        </w:rPr>
      </w:pPr>
      <w:bookmarkStart w:id="27" w:name="_5hvkd9trf073" w:colFirst="0" w:colLast="0"/>
      <w:bookmarkEnd w:id="27"/>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rsidR="00967C41" w:rsidRDefault="00CD0173">
      <w:pPr>
        <w:rPr>
          <w:rFonts w:ascii="Cambria" w:eastAsia="Cambria" w:hAnsi="Cambria" w:cs="Cambria"/>
          <w:b/>
          <w:bCs/>
        </w:rPr>
      </w:pPr>
      <w:r>
        <w:rPr>
          <w:rFonts w:ascii="Cambria" w:eastAsia="Cambria" w:hAnsi="Cambria" w:cs="Cambria"/>
          <w:b/>
          <w:bCs/>
        </w:rPr>
        <w:t xml:space="preserve"> Integrate Jinja2 </w:t>
      </w:r>
      <w:proofErr w:type="spellStart"/>
      <w:r>
        <w:rPr>
          <w:rFonts w:ascii="Cambria" w:eastAsia="Cambria" w:hAnsi="Cambria" w:cs="Cambria"/>
          <w:b/>
          <w:bCs/>
        </w:rPr>
        <w:t>Templating</w:t>
      </w:r>
      <w:proofErr w:type="spellEnd"/>
      <w:r>
        <w:rPr>
          <w:rFonts w:ascii="Cambria" w:eastAsia="Cambria" w:hAnsi="Cambria" w:cs="Cambria"/>
          <w:b/>
          <w:bCs/>
        </w:rPr>
        <w:t xml:space="preserve"> for Dynamic Content Rendering</w:t>
      </w:r>
    </w:p>
    <w:p w:rsidR="00967C41" w:rsidRDefault="00CD0173">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rsidR="00967C41" w:rsidRDefault="00967C41">
      <w:pPr>
        <w:rPr>
          <w:rFonts w:ascii="Cambria" w:eastAsia="Cambria" w:hAnsi="Cambria" w:cs="Cambria"/>
        </w:rPr>
      </w:pPr>
    </w:p>
    <w:p w:rsidR="00967C41" w:rsidRDefault="00967C41">
      <w:pPr>
        <w:rPr>
          <w:rFonts w:ascii="Cambria" w:eastAsia="Cambria" w:hAnsi="Cambria" w:cs="Cambria"/>
        </w:rPr>
      </w:pPr>
    </w:p>
    <w:p w:rsidR="00967C41" w:rsidRDefault="00CD0173">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from</w:t>
      </w:r>
      <w:proofErr w:type="gramEnd"/>
      <w:r>
        <w:rPr>
          <w:rFonts w:ascii="Cambria" w:eastAsia="Cambria" w:hAnsi="Cambria" w:cs="Cambria"/>
        </w:rPr>
        <w:t xml:space="preserve">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rsidR="00967C41" w:rsidRDefault="00CD0173">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os.path.dirname</w:t>
      </w:r>
      <w:proofErr w:type="spellEnd"/>
      <w:r>
        <w:rPr>
          <w:rFonts w:ascii="Cambria" w:eastAsia="Cambria" w:hAnsi="Cambria" w:cs="Cambria"/>
        </w:rPr>
        <w:t>(</w:t>
      </w:r>
      <w:proofErr w:type="spellStart"/>
      <w:proofErr w:type="gramEnd"/>
      <w:r>
        <w:rPr>
          <w:rFonts w:ascii="Cambria" w:eastAsia="Cambria" w:hAnsi="Cambria" w:cs="Cambria"/>
        </w:rPr>
        <w:t>os.path.abspath</w:t>
      </w:r>
      <w:proofErr w:type="spellEnd"/>
      <w:r>
        <w:rPr>
          <w:rFonts w:ascii="Cambria" w:eastAsia="Cambria" w:hAnsi="Cambria" w:cs="Cambria"/>
        </w:rPr>
        <w:t>(__file__))</w:t>
      </w:r>
    </w:p>
    <w:p w:rsidR="00967C41" w:rsidRDefault="00CD0173">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os.path.join</w:t>
      </w:r>
      <w:proofErr w:type="spellEnd"/>
      <w:r>
        <w:rPr>
          <w:rFonts w:ascii="Cambria" w:eastAsia="Cambria" w:hAnsi="Cambria" w:cs="Cambria"/>
        </w:rPr>
        <w:t>(</w:t>
      </w:r>
      <w:proofErr w:type="gramEnd"/>
      <w:r>
        <w:rPr>
          <w:rFonts w:ascii="Cambria" w:eastAsia="Cambria" w:hAnsi="Cambria" w:cs="Cambria"/>
        </w:rPr>
        <w:t>BASE_DIR, "templates")</w:t>
      </w:r>
    </w:p>
    <w:p w:rsidR="00967C41" w:rsidRDefault="00CD0173">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templates</w:t>
      </w:r>
      <w:proofErr w:type="gramEnd"/>
      <w:r>
        <w:rPr>
          <w:rFonts w:ascii="Cambria" w:eastAsia="Cambria" w:hAnsi="Cambria" w:cs="Cambria"/>
        </w:rPr>
        <w:t xml:space="preserve"> = Jinja2Templates(directory=TEMPLATE_DIR)</w:t>
      </w:r>
    </w:p>
    <w:p w:rsidR="00967C41" w:rsidRDefault="00967C41">
      <w:pPr>
        <w:rPr>
          <w:rFonts w:ascii="Cambria" w:eastAsia="Cambria" w:hAnsi="Cambria" w:cs="Cambria"/>
        </w:rPr>
      </w:pPr>
    </w:p>
    <w:p w:rsidR="00967C41" w:rsidRDefault="00CD0173">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w:t>
      </w:r>
      <w:r>
        <w:rPr>
          <w:rFonts w:ascii="Cambria" w:eastAsia="Cambria" w:hAnsi="Cambria" w:cs="Cambria"/>
        </w:rPr>
        <w:t xml:space="preserve"> HTML with passed context:</w:t>
      </w:r>
    </w:p>
    <w:p w:rsidR="00967C41" w:rsidRDefault="00CD0173">
      <w:pPr>
        <w:ind w:left="720"/>
        <w:rPr>
          <w:rFonts w:ascii="Cambria" w:eastAsia="Cambria" w:hAnsi="Cambria" w:cs="Cambria"/>
        </w:rPr>
      </w:pPr>
      <w:r>
        <w:rPr>
          <w:rFonts w:ascii="Cambria" w:eastAsia="Cambria" w:hAnsi="Cambria" w:cs="Cambria"/>
          <w:noProof/>
          <w:lang w:val="en-IN"/>
        </w:rPr>
        <w:drawing>
          <wp:inline distT="114300" distB="114300" distL="114300" distR="114300">
            <wp:extent cx="3024188" cy="1627914"/>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3024188" cy="1627914"/>
                    </a:xfrm>
                    <a:prstGeom prst="rect">
                      <a:avLst/>
                    </a:prstGeom>
                    <a:ln/>
                  </pic:spPr>
                </pic:pic>
              </a:graphicData>
            </a:graphic>
          </wp:inline>
        </w:drawing>
      </w:r>
    </w:p>
    <w:p w:rsidR="00967C41" w:rsidRDefault="00CD0173">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rsidR="00967C41" w:rsidRDefault="00CD0173">
      <w:pPr>
        <w:pStyle w:val="Heading3"/>
        <w:keepNext w:val="0"/>
        <w:keepLines w:val="0"/>
        <w:spacing w:before="280"/>
        <w:rPr>
          <w:rFonts w:ascii="Cambria" w:eastAsia="Cambria" w:hAnsi="Cambria" w:cs="Cambria"/>
          <w:b/>
          <w:bCs/>
          <w:color w:val="000000"/>
          <w:sz w:val="22"/>
          <w:szCs w:val="22"/>
        </w:rPr>
      </w:pPr>
      <w:bookmarkStart w:id="28" w:name="_lerxnj1mc1wp" w:colFirst="0" w:colLast="0"/>
      <w:bookmarkEnd w:id="28"/>
      <w:r>
        <w:rPr>
          <w:rFonts w:ascii="Cambria" w:eastAsia="Cambria" w:hAnsi="Cambria" w:cs="Cambria"/>
          <w:b/>
          <w:bCs/>
          <w:color w:val="000000"/>
          <w:sz w:val="22"/>
          <w:szCs w:val="22"/>
        </w:rPr>
        <w:t>Bind Backend Data to HTML Templates</w:t>
      </w:r>
    </w:p>
    <w:p w:rsidR="00967C41" w:rsidRDefault="00CD0173">
      <w:pPr>
        <w:pStyle w:val="Heading4"/>
        <w:keepNext w:val="0"/>
        <w:keepLines w:val="0"/>
        <w:spacing w:before="240" w:after="40"/>
        <w:rPr>
          <w:rFonts w:ascii="Cambria" w:eastAsia="Cambria" w:hAnsi="Cambria" w:cs="Cambria"/>
          <w:b/>
          <w:bCs/>
          <w:color w:val="188038"/>
          <w:sz w:val="22"/>
          <w:szCs w:val="22"/>
        </w:rPr>
      </w:pPr>
      <w:bookmarkStart w:id="29" w:name="_ldqjbc144pgq" w:colFirst="0" w:colLast="0"/>
      <w:bookmarkEnd w:id="29"/>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rsidR="00967C41" w:rsidRDefault="00CD0173">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proofErr w:type="gramStart"/>
      <w:r>
        <w:rPr>
          <w:rFonts w:ascii="Cambria" w:eastAsia="Cambria" w:hAnsi="Cambria" w:cs="Cambria"/>
          <w:color w:val="188038"/>
        </w:rPr>
        <w:t>Form(</w:t>
      </w:r>
      <w:proofErr w:type="gramEnd"/>
      <w:r>
        <w:rPr>
          <w:rFonts w:ascii="Cambria" w:eastAsia="Cambria" w:hAnsi="Cambria" w:cs="Cambria"/>
          <w:color w:val="188038"/>
        </w:rPr>
        <w:t>...)</w:t>
      </w:r>
      <w:r>
        <w:rPr>
          <w:rFonts w:ascii="Cambria" w:eastAsia="Cambria" w:hAnsi="Cambria" w:cs="Cambria"/>
        </w:rPr>
        <w:t xml:space="preserve"> parameters.</w:t>
      </w:r>
    </w:p>
    <w:p w:rsidR="00967C41" w:rsidRDefault="00CD0173">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rsidR="00967C41" w:rsidRDefault="00CD0173">
      <w:pPr>
        <w:pStyle w:val="Heading4"/>
        <w:keepNext w:val="0"/>
        <w:keepLines w:val="0"/>
        <w:spacing w:before="240" w:after="40"/>
        <w:rPr>
          <w:rFonts w:ascii="Cambria" w:eastAsia="Cambria" w:hAnsi="Cambria" w:cs="Cambria"/>
          <w:b/>
          <w:bCs/>
          <w:color w:val="188038"/>
          <w:sz w:val="22"/>
          <w:szCs w:val="22"/>
        </w:rPr>
      </w:pPr>
      <w:bookmarkStart w:id="30" w:name="_6kq8sq8xqtf0" w:colFirst="0" w:colLast="0"/>
      <w:bookmarkEnd w:id="30"/>
      <w:r>
        <w:rPr>
          <w:rFonts w:ascii="Cambria" w:eastAsia="Cambria" w:hAnsi="Cambria" w:cs="Cambria"/>
          <w:b/>
          <w:bCs/>
          <w:color w:val="000000"/>
          <w:sz w:val="22"/>
          <w:szCs w:val="22"/>
        </w:rPr>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rsidR="00967C41" w:rsidRDefault="00CD0173">
      <w:pPr>
        <w:numPr>
          <w:ilvl w:val="0"/>
          <w:numId w:val="29"/>
        </w:numPr>
        <w:spacing w:before="240"/>
        <w:rPr>
          <w:rFonts w:ascii="Cambria" w:eastAsia="Cambria" w:hAnsi="Cambria" w:cs="Cambria"/>
        </w:rPr>
      </w:pPr>
      <w:r>
        <w:rPr>
          <w:rFonts w:ascii="Cambria" w:eastAsia="Cambria" w:hAnsi="Cambria" w:cs="Cambria"/>
        </w:rPr>
        <w:t>Uses:</w:t>
      </w:r>
    </w:p>
    <w:p w:rsidR="00967C41" w:rsidRDefault="00CD0173">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rsidR="00967C41" w:rsidRDefault="00CD0173">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rsidR="00967C41" w:rsidRDefault="00CD0173">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rsidR="00967C41" w:rsidRDefault="00CD0173">
      <w:pPr>
        <w:pStyle w:val="Heading4"/>
        <w:keepNext w:val="0"/>
        <w:keepLines w:val="0"/>
        <w:spacing w:before="240" w:after="40"/>
        <w:rPr>
          <w:rFonts w:ascii="Cambria" w:eastAsia="Cambria" w:hAnsi="Cambria" w:cs="Cambria"/>
          <w:b/>
          <w:bCs/>
          <w:color w:val="188038"/>
          <w:sz w:val="22"/>
          <w:szCs w:val="22"/>
        </w:rPr>
      </w:pPr>
      <w:bookmarkStart w:id="31" w:name="_c3353cuf433r" w:colFirst="0" w:colLast="0"/>
      <w:bookmarkEnd w:id="31"/>
      <w:r>
        <w:rPr>
          <w:rFonts w:ascii="Cambria" w:eastAsia="Cambria" w:hAnsi="Cambria" w:cs="Cambria"/>
          <w:b/>
          <w:bCs/>
          <w:color w:val="000000"/>
          <w:sz w:val="22"/>
          <w:szCs w:val="22"/>
        </w:rPr>
        <w:lastRenderedPageBreak/>
        <w:t>➤</w:t>
      </w:r>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all_users.html</w:t>
      </w:r>
    </w:p>
    <w:p w:rsidR="00967C41" w:rsidRDefault="00CD0173">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lang w:val="en-IN"/>
        </w:rPr>
        <w:drawing>
          <wp:anchor distT="114300" distB="114300" distL="114300" distR="114300" simplePos="0" relativeHeight="251658240" behindDoc="1" locked="0" layoutInCell="1" hidden="0" allowOverlap="1">
            <wp:simplePos x="0" y="0"/>
            <wp:positionH relativeFrom="column">
              <wp:posOffset>266700</wp:posOffset>
            </wp:positionH>
            <wp:positionV relativeFrom="paragraph">
              <wp:posOffset>381000</wp:posOffset>
            </wp:positionV>
            <wp:extent cx="3503279" cy="1660322"/>
            <wp:effectExtent l="0" t="0" r="0" b="0"/>
            <wp:wrapNone/>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3503279" cy="1660322"/>
                    </a:xfrm>
                    <a:prstGeom prst="rect">
                      <a:avLst/>
                    </a:prstGeom>
                    <a:ln/>
                  </pic:spPr>
                </pic:pic>
              </a:graphicData>
            </a:graphic>
          </wp:anchor>
        </w:drawing>
      </w:r>
    </w:p>
    <w:p w:rsidR="00967C41" w:rsidRDefault="00967C41">
      <w:pPr>
        <w:spacing w:before="240" w:after="240"/>
        <w:ind w:left="720"/>
        <w:rPr>
          <w:rFonts w:ascii="Cambria" w:eastAsia="Cambria" w:hAnsi="Cambria" w:cs="Cambria"/>
        </w:rPr>
      </w:pPr>
    </w:p>
    <w:p w:rsidR="00967C41" w:rsidRDefault="00967C41">
      <w:pPr>
        <w:rPr>
          <w:rFonts w:ascii="Cambria" w:eastAsia="Cambria" w:hAnsi="Cambria" w:cs="Cambria"/>
        </w:rPr>
      </w:pPr>
    </w:p>
    <w:p w:rsidR="00967C41" w:rsidRDefault="00967C41">
      <w:pPr>
        <w:rPr>
          <w:rFonts w:ascii="Cambria" w:eastAsia="Cambria" w:hAnsi="Cambria" w:cs="Cambria"/>
        </w:rPr>
      </w:pPr>
    </w:p>
    <w:p w:rsidR="00967C41" w:rsidRDefault="00967C41">
      <w:pPr>
        <w:rPr>
          <w:rFonts w:ascii="Cambria" w:eastAsia="Cambria" w:hAnsi="Cambria" w:cs="Cambria"/>
          <w:b/>
          <w:bCs/>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CD0173">
      <w:pPr>
        <w:pStyle w:val="Heading3"/>
        <w:keepNext w:val="0"/>
        <w:keepLines w:val="0"/>
        <w:widowControl w:val="0"/>
        <w:spacing w:before="280" w:line="240" w:lineRule="auto"/>
        <w:rPr>
          <w:rFonts w:ascii="Cambria" w:eastAsia="Cambria" w:hAnsi="Cambria" w:cs="Cambria"/>
          <w:b/>
          <w:bCs/>
          <w:color w:val="000000"/>
          <w:sz w:val="24"/>
          <w:szCs w:val="24"/>
        </w:rPr>
      </w:pPr>
      <w:bookmarkStart w:id="32" w:name="_mjvixaa2y48k" w:colFirst="0" w:colLast="0"/>
      <w:bookmarkEnd w:id="32"/>
      <w:r>
        <w:rPr>
          <w:rFonts w:ascii="Cambria" w:eastAsia="Cambria" w:hAnsi="Cambria" w:cs="Cambria"/>
          <w:b/>
          <w:bCs/>
          <w:color w:val="000000"/>
          <w:sz w:val="24"/>
          <w:szCs w:val="24"/>
        </w:rPr>
        <w:t>Milestone 5. Deployment</w:t>
      </w:r>
    </w:p>
    <w:p w:rsidR="00967C41" w:rsidRDefault="00CD0173">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rsidR="00967C41" w:rsidRDefault="00967C41">
      <w:pPr>
        <w:rPr>
          <w:rFonts w:ascii="Cambria" w:eastAsia="Cambria" w:hAnsi="Cambria" w:cs="Cambria"/>
          <w:b/>
          <w:bCs/>
        </w:rPr>
      </w:pPr>
    </w:p>
    <w:p w:rsidR="00967C41" w:rsidRDefault="00CD0173">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rsidR="00967C41" w:rsidRDefault="00967C41">
      <w:pPr>
        <w:rPr>
          <w:rFonts w:ascii="Cambria" w:eastAsia="Cambria" w:hAnsi="Cambria" w:cs="Cambria"/>
          <w:b/>
          <w:bCs/>
        </w:rPr>
      </w:pPr>
    </w:p>
    <w:p w:rsidR="00967C41" w:rsidRDefault="00CD0173">
      <w:pPr>
        <w:rPr>
          <w:rFonts w:ascii="Cambria" w:eastAsia="Cambria" w:hAnsi="Cambria" w:cs="Cambria"/>
          <w:b/>
          <w:bCs/>
        </w:rPr>
      </w:pPr>
      <w:r>
        <w:rPr>
          <w:rFonts w:ascii="Cambria" w:eastAsia="Cambria" w:hAnsi="Cambria" w:cs="Cambria"/>
          <w:b/>
          <w:bCs/>
        </w:rPr>
        <w:t xml:space="preserve"> Set up </w:t>
      </w:r>
      <w:r>
        <w:rPr>
          <w:rFonts w:ascii="Cambria" w:eastAsia="Cambria" w:hAnsi="Cambria" w:cs="Cambria"/>
          <w:b/>
          <w:bCs/>
        </w:rPr>
        <w:t xml:space="preserve">a virtual environment </w:t>
      </w:r>
    </w:p>
    <w:p w:rsidR="00967C41" w:rsidRDefault="00CD0173">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rsidR="00967C41" w:rsidRDefault="00CD0173">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w:t>
      </w:r>
      <w:r>
        <w:rPr>
          <w:rFonts w:ascii="Cambria" w:eastAsia="Cambria" w:hAnsi="Cambria" w:cs="Cambria"/>
        </w:rPr>
        <w:t>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rsidR="00967C41" w:rsidRDefault="00CD0173">
      <w:pPr>
        <w:ind w:left="720"/>
        <w:rPr>
          <w:rFonts w:ascii="Cambria" w:eastAsia="Cambria" w:hAnsi="Cambria" w:cs="Cambria"/>
        </w:rPr>
      </w:pPr>
      <w:proofErr w:type="gramStart"/>
      <w:r>
        <w:rPr>
          <w:rFonts w:ascii="Cambria" w:eastAsia="Cambria" w:hAnsi="Cambria" w:cs="Cambria"/>
        </w:rPr>
        <w:t>python</w:t>
      </w:r>
      <w:proofErr w:type="gramEnd"/>
      <w:r>
        <w:rPr>
          <w:rFonts w:ascii="Cambria" w:eastAsia="Cambria" w:hAnsi="Cambria" w:cs="Cambria"/>
        </w:rPr>
        <w:t xml:space="preserve">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rsidR="00967C41" w:rsidRDefault="00CD0173">
      <w:pPr>
        <w:ind w:left="720"/>
        <w:rPr>
          <w:rFonts w:ascii="Cambria" w:eastAsia="Cambria" w:hAnsi="Cambria" w:cs="Cambria"/>
        </w:rPr>
      </w:pPr>
      <w:proofErr w:type="gramStart"/>
      <w:r>
        <w:rPr>
          <w:rFonts w:ascii="Cambria" w:eastAsia="Cambria" w:hAnsi="Cambria" w:cs="Cambria"/>
        </w:rPr>
        <w:t>source</w:t>
      </w:r>
      <w:proofErr w:type="gramEnd"/>
      <w:r>
        <w:rPr>
          <w:rFonts w:ascii="Cambria" w:eastAsia="Cambria" w:hAnsi="Cambria" w:cs="Cambria"/>
        </w:rPr>
        <w:t xml:space="preserv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rsidR="00967C41" w:rsidRDefault="00CD0173">
      <w:pPr>
        <w:ind w:left="720"/>
        <w:rPr>
          <w:rFonts w:ascii="Cambria" w:eastAsia="Cambria" w:hAnsi="Cambria" w:cs="Cambria"/>
        </w:rPr>
      </w:pPr>
      <w:proofErr w:type="gramStart"/>
      <w:r>
        <w:rPr>
          <w:rFonts w:ascii="Cambria" w:eastAsia="Cambria" w:hAnsi="Cambria" w:cs="Cambria"/>
        </w:rPr>
        <w:t>pip</w:t>
      </w:r>
      <w:proofErr w:type="gramEnd"/>
      <w:r>
        <w:rPr>
          <w:rFonts w:ascii="Cambria" w:eastAsia="Cambria" w:hAnsi="Cambria" w:cs="Cambria"/>
        </w:rPr>
        <w:t xml:space="preserve"> install -r requirements.txt</w:t>
      </w:r>
    </w:p>
    <w:p w:rsidR="00967C41" w:rsidRDefault="00967C41">
      <w:pPr>
        <w:rPr>
          <w:rFonts w:ascii="Cambria" w:eastAsia="Cambria" w:hAnsi="Cambria" w:cs="Cambria"/>
          <w:b/>
          <w:bCs/>
        </w:rPr>
      </w:pPr>
    </w:p>
    <w:p w:rsidR="00967C41" w:rsidRDefault="00CD0173">
      <w:pPr>
        <w:rPr>
          <w:rFonts w:ascii="Cambria" w:eastAsia="Cambria" w:hAnsi="Cambria" w:cs="Cambria"/>
          <w:b/>
          <w:bCs/>
        </w:rPr>
      </w:pPr>
      <w:r>
        <w:rPr>
          <w:rFonts w:ascii="Cambria" w:eastAsia="Cambria" w:hAnsi="Cambria" w:cs="Cambria"/>
          <w:b/>
          <w:bCs/>
        </w:rPr>
        <w:t>Configure environment variables</w:t>
      </w:r>
    </w:p>
    <w:p w:rsidR="00967C41" w:rsidRDefault="00CD0173">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rsidR="00967C41" w:rsidRDefault="00CD0173">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w:t>
      </w:r>
      <w:proofErr w:type="gramStart"/>
      <w:r>
        <w:rPr>
          <w:rFonts w:ascii="Cambria" w:eastAsia="Cambria" w:hAnsi="Cambria" w:cs="Cambria"/>
        </w:rPr>
        <w:t>a</w:t>
      </w:r>
      <w:proofErr w:type="gramEnd"/>
      <w:r>
        <w:rPr>
          <w:rFonts w:ascii="Cambria" w:eastAsia="Cambria" w:hAnsi="Cambria" w:cs="Cambria"/>
        </w:rPr>
        <w:t xml:space="preserve"> </w:t>
      </w:r>
      <w:r>
        <w:rPr>
          <w:rFonts w:ascii="Cambria" w:eastAsia="Cambria" w:hAnsi="Cambria" w:cs="Cambria"/>
          <w:color w:val="188038"/>
        </w:rPr>
        <w:t>.</w:t>
      </w:r>
      <w:proofErr w:type="spellStart"/>
      <w:r>
        <w:rPr>
          <w:rFonts w:ascii="Cambria" w:eastAsia="Cambria" w:hAnsi="Cambria" w:cs="Cambria"/>
          <w:color w:val="188038"/>
        </w:rPr>
        <w:t>env</w:t>
      </w:r>
      <w:proofErr w:type="spellEnd"/>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rsidR="00967C41" w:rsidRDefault="00CD0173">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w:t>
      </w:r>
      <w:r>
        <w:rPr>
          <w:rFonts w:ascii="Cambria" w:eastAsia="Cambria" w:hAnsi="Cambria" w:cs="Cambria"/>
        </w:rPr>
        <w:t>pi_key_here</w:t>
      </w:r>
      <w:proofErr w:type="spellEnd"/>
    </w:p>
    <w:p w:rsidR="00967C41" w:rsidRDefault="00CD0173">
      <w:pPr>
        <w:pStyle w:val="Heading3"/>
        <w:keepNext w:val="0"/>
        <w:keepLines w:val="0"/>
        <w:spacing w:before="280"/>
        <w:rPr>
          <w:rFonts w:ascii="Cambria" w:eastAsia="Cambria" w:hAnsi="Cambria" w:cs="Cambria"/>
          <w:b/>
          <w:bCs/>
          <w:color w:val="000000"/>
          <w:sz w:val="22"/>
          <w:szCs w:val="22"/>
        </w:rPr>
      </w:pPr>
      <w:bookmarkStart w:id="33" w:name="_xdr2euyu3vlp" w:colFirst="0" w:colLast="0"/>
      <w:bookmarkEnd w:id="33"/>
      <w:r>
        <w:rPr>
          <w:rFonts w:ascii="Cambria" w:eastAsia="Cambria" w:hAnsi="Cambria" w:cs="Cambria"/>
          <w:b/>
          <w:bCs/>
          <w:color w:val="000000"/>
          <w:sz w:val="22"/>
          <w:szCs w:val="22"/>
        </w:rPr>
        <w:t>Frontend-Backend Rendering via Jinja2</w:t>
      </w:r>
    </w:p>
    <w:p w:rsidR="00967C41" w:rsidRDefault="00CD0173">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rsidR="00967C41" w:rsidRDefault="00CD0173">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rsidR="00967C41" w:rsidRDefault="00CD0173">
      <w:pPr>
        <w:numPr>
          <w:ilvl w:val="0"/>
          <w:numId w:val="19"/>
        </w:numPr>
        <w:rPr>
          <w:rFonts w:ascii="Cambria" w:eastAsia="Cambria" w:hAnsi="Cambria" w:cs="Cambria"/>
        </w:rPr>
      </w:pPr>
      <w:r>
        <w:rPr>
          <w:rFonts w:ascii="Cambria" w:eastAsia="Cambria" w:hAnsi="Cambria" w:cs="Cambria"/>
        </w:rPr>
        <w:t>result.html: Displays the generated AI plan</w:t>
      </w:r>
    </w:p>
    <w:p w:rsidR="00967C41" w:rsidRDefault="00CD0173">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rsidR="00967C41" w:rsidRDefault="00CD0173">
      <w:pPr>
        <w:pStyle w:val="Heading4"/>
        <w:keepNext w:val="0"/>
        <w:keepLines w:val="0"/>
        <w:widowControl w:val="0"/>
        <w:spacing w:before="240" w:after="40" w:line="240" w:lineRule="auto"/>
        <w:rPr>
          <w:rFonts w:ascii="Cambria" w:eastAsia="Cambria" w:hAnsi="Cambria" w:cs="Cambria"/>
          <w:b/>
          <w:bCs/>
        </w:rPr>
      </w:pPr>
      <w:bookmarkStart w:id="34" w:name="_n6u79px7ggr9" w:colFirst="0" w:colLast="0"/>
      <w:bookmarkEnd w:id="34"/>
      <w:r>
        <w:rPr>
          <w:rFonts w:ascii="Cambria" w:eastAsia="Cambria" w:hAnsi="Cambria" w:cs="Cambria"/>
          <w:b/>
          <w:bCs/>
          <w:color w:val="000000"/>
        </w:rPr>
        <w:t>Activity 5.2: Testing and Verifying Local Deployment</w:t>
      </w:r>
    </w:p>
    <w:p w:rsidR="00967C41" w:rsidRDefault="00CD0173">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rsidR="00967C41" w:rsidRDefault="00CD0173">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w:t>
      </w:r>
      <w:proofErr w:type="gramStart"/>
      <w:r>
        <w:rPr>
          <w:rFonts w:ascii="Cambria" w:eastAsia="Cambria" w:hAnsi="Cambria" w:cs="Cambria"/>
          <w:b/>
          <w:bCs/>
        </w:rPr>
        <w:t>:app</w:t>
      </w:r>
      <w:proofErr w:type="spellEnd"/>
      <w:proofErr w:type="gramEnd"/>
      <w:r>
        <w:rPr>
          <w:rFonts w:ascii="Cambria" w:eastAsia="Cambria" w:hAnsi="Cambria" w:cs="Cambria"/>
          <w:b/>
          <w:bCs/>
        </w:rPr>
        <w:t xml:space="preserve"> —reload</w:t>
      </w:r>
      <w:r>
        <w:rPr>
          <w:rFonts w:ascii="Cambria" w:eastAsia="Cambria" w:hAnsi="Cambria" w:cs="Cambria"/>
        </w:rPr>
        <w:t>). Once the server is running, the application can be accessed through any web bro</w:t>
      </w:r>
      <w:r>
        <w:rPr>
          <w:rFonts w:ascii="Cambria" w:eastAsia="Cambria" w:hAnsi="Cambria" w:cs="Cambria"/>
        </w:rPr>
        <w:t xml:space="preserve">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w:t>
      </w:r>
      <w:r>
        <w:rPr>
          <w:rFonts w:ascii="Cambria" w:eastAsia="Cambria" w:hAnsi="Cambria" w:cs="Cambria"/>
        </w:rPr>
        <w:t>://127.0.0.1:8000/docs, allowing developers to explore and test available endpoints.</w:t>
      </w:r>
    </w:p>
    <w:p w:rsidR="00967C41" w:rsidRDefault="00967C41">
      <w:pPr>
        <w:rPr>
          <w:rFonts w:ascii="Cambria" w:eastAsia="Cambria" w:hAnsi="Cambria" w:cs="Cambria"/>
        </w:rPr>
      </w:pPr>
    </w:p>
    <w:p w:rsidR="00967C41" w:rsidRDefault="00CD0173">
      <w:pPr>
        <w:rPr>
          <w:rFonts w:ascii="Cambria" w:eastAsia="Cambria" w:hAnsi="Cambria" w:cs="Cambria"/>
          <w:b/>
          <w:bCs/>
        </w:rPr>
      </w:pPr>
      <w:r>
        <w:rPr>
          <w:rFonts w:ascii="Cambria" w:eastAsia="Cambria" w:hAnsi="Cambria" w:cs="Cambria"/>
          <w:b/>
          <w:bCs/>
        </w:rPr>
        <w:t>Exploring Website’s web pages:</w:t>
      </w:r>
    </w:p>
    <w:p w:rsidR="00967C41" w:rsidRDefault="00967C41">
      <w:pPr>
        <w:rPr>
          <w:rFonts w:ascii="Cambria" w:eastAsia="Cambria" w:hAnsi="Cambria" w:cs="Cambria"/>
          <w:b/>
          <w:bCs/>
        </w:rPr>
      </w:pPr>
    </w:p>
    <w:p w:rsidR="00967C41" w:rsidRDefault="00CD0173">
      <w:pPr>
        <w:rPr>
          <w:rFonts w:ascii="Cambria" w:eastAsia="Cambria" w:hAnsi="Cambria" w:cs="Cambria"/>
          <w:b/>
          <w:bCs/>
        </w:rPr>
      </w:pPr>
      <w:r>
        <w:rPr>
          <w:rFonts w:ascii="Cambria" w:eastAsia="Cambria" w:hAnsi="Cambria" w:cs="Cambria"/>
          <w:b/>
          <w:bCs/>
        </w:rPr>
        <w:t>Home page:</w:t>
      </w:r>
    </w:p>
    <w:p w:rsidR="00967C41" w:rsidRDefault="006936A1">
      <w:pPr>
        <w:rPr>
          <w:rFonts w:ascii="Cambria" w:eastAsia="Cambria" w:hAnsi="Cambria" w:cs="Cambria"/>
          <w:b/>
          <w:bCs/>
        </w:rPr>
      </w:pPr>
      <w:r>
        <w:rPr>
          <w:rFonts w:ascii="Cambria" w:eastAsia="Cambria" w:hAnsi="Cambria" w:cs="Cambria"/>
          <w:b/>
          <w:bCs/>
          <w:noProof/>
          <w:lang w:val="en-IN"/>
        </w:rPr>
        <w:drawing>
          <wp:inline distT="0" distB="0" distL="0" distR="0">
            <wp:extent cx="5943600" cy="3606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1op.jpeg"/>
                    <pic:cNvPicPr/>
                  </pic:nvPicPr>
                  <pic:blipFill>
                    <a:blip r:embed="rId37">
                      <a:extLst>
                        <a:ext uri="{28A0092B-C50C-407E-A947-70E740481C1C}">
                          <a14:useLocalDpi xmlns:a14="http://schemas.microsoft.com/office/drawing/2010/main" val="0"/>
                        </a:ext>
                      </a:extLst>
                    </a:blip>
                    <a:stretch>
                      <a:fillRect/>
                    </a:stretch>
                  </pic:blipFill>
                  <pic:spPr>
                    <a:xfrm>
                      <a:off x="0" y="0"/>
                      <a:ext cx="5943600" cy="3606800"/>
                    </a:xfrm>
                    <a:prstGeom prst="rect">
                      <a:avLst/>
                    </a:prstGeom>
                  </pic:spPr>
                </pic:pic>
              </a:graphicData>
            </a:graphic>
          </wp:inline>
        </w:drawing>
      </w:r>
    </w:p>
    <w:p w:rsidR="00967C41" w:rsidRDefault="00967C41">
      <w:pPr>
        <w:rPr>
          <w:rFonts w:ascii="Cambria" w:eastAsia="Cambria" w:hAnsi="Cambria" w:cs="Cambria"/>
        </w:rPr>
      </w:pPr>
    </w:p>
    <w:p w:rsidR="00967C41" w:rsidRDefault="00CD0173">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w:t>
      </w:r>
      <w:r>
        <w:rPr>
          <w:rFonts w:ascii="Cambria" w:eastAsia="Cambria" w:hAnsi="Cambria" w:cs="Cambria"/>
        </w:rPr>
        <w:t>e a seamless experience for users seeking personalized fitness plans. The form prominently displayed in the center allows users to enter essential information including:</w:t>
      </w:r>
    </w:p>
    <w:p w:rsidR="00967C41" w:rsidRDefault="00CD0173">
      <w:pPr>
        <w:numPr>
          <w:ilvl w:val="0"/>
          <w:numId w:val="6"/>
        </w:numPr>
        <w:spacing w:before="240"/>
        <w:rPr>
          <w:rFonts w:ascii="Cambria" w:eastAsia="Cambria" w:hAnsi="Cambria" w:cs="Cambria"/>
        </w:rPr>
      </w:pPr>
      <w:r>
        <w:rPr>
          <w:rFonts w:ascii="Cambria" w:eastAsia="Cambria" w:hAnsi="Cambria" w:cs="Cambria"/>
          <w:b/>
          <w:bCs/>
        </w:rPr>
        <w:lastRenderedPageBreak/>
        <w:t>Name</w:t>
      </w:r>
    </w:p>
    <w:p w:rsidR="00967C41" w:rsidRDefault="00CD0173">
      <w:pPr>
        <w:numPr>
          <w:ilvl w:val="0"/>
          <w:numId w:val="6"/>
        </w:numPr>
        <w:rPr>
          <w:rFonts w:ascii="Cambria" w:eastAsia="Cambria" w:hAnsi="Cambria" w:cs="Cambria"/>
        </w:rPr>
      </w:pPr>
      <w:r>
        <w:rPr>
          <w:rFonts w:ascii="Cambria" w:eastAsia="Cambria" w:hAnsi="Cambria" w:cs="Cambria"/>
          <w:b/>
          <w:bCs/>
        </w:rPr>
        <w:t>User ID</w:t>
      </w:r>
    </w:p>
    <w:p w:rsidR="00967C41" w:rsidRDefault="00CD0173">
      <w:pPr>
        <w:numPr>
          <w:ilvl w:val="0"/>
          <w:numId w:val="6"/>
        </w:numPr>
        <w:rPr>
          <w:rFonts w:ascii="Cambria" w:eastAsia="Cambria" w:hAnsi="Cambria" w:cs="Cambria"/>
        </w:rPr>
      </w:pPr>
      <w:r>
        <w:rPr>
          <w:rFonts w:ascii="Cambria" w:eastAsia="Cambria" w:hAnsi="Cambria" w:cs="Cambria"/>
          <w:b/>
          <w:bCs/>
        </w:rPr>
        <w:t>Age</w:t>
      </w:r>
    </w:p>
    <w:p w:rsidR="00967C41" w:rsidRDefault="00CD0173">
      <w:pPr>
        <w:numPr>
          <w:ilvl w:val="0"/>
          <w:numId w:val="6"/>
        </w:numPr>
        <w:rPr>
          <w:rFonts w:ascii="Cambria" w:eastAsia="Cambria" w:hAnsi="Cambria" w:cs="Cambria"/>
        </w:rPr>
      </w:pPr>
      <w:r>
        <w:rPr>
          <w:rFonts w:ascii="Cambria" w:eastAsia="Cambria" w:hAnsi="Cambria" w:cs="Cambria"/>
          <w:b/>
          <w:bCs/>
        </w:rPr>
        <w:t>Weight (kg)</w:t>
      </w:r>
    </w:p>
    <w:p w:rsidR="00967C41" w:rsidRDefault="00CD0173">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rsidR="00967C41" w:rsidRDefault="00CD0173">
      <w:pPr>
        <w:numPr>
          <w:ilvl w:val="0"/>
          <w:numId w:val="6"/>
        </w:numPr>
        <w:spacing w:after="240"/>
        <w:rPr>
          <w:rFonts w:ascii="Cambria" w:eastAsia="Cambria" w:hAnsi="Cambria" w:cs="Cambria"/>
        </w:rPr>
      </w:pPr>
      <w:r>
        <w:rPr>
          <w:rFonts w:ascii="Cambria" w:eastAsia="Cambria" w:hAnsi="Cambria" w:cs="Cambria"/>
          <w:b/>
          <w:bCs/>
        </w:rPr>
        <w:t>Workout Intensity</w:t>
      </w:r>
      <w:r>
        <w:rPr>
          <w:rFonts w:ascii="Cambria" w:eastAsia="Cambria" w:hAnsi="Cambria" w:cs="Cambria"/>
        </w:rPr>
        <w:t xml:space="preserve"> (Low, Medium, High)</w:t>
      </w:r>
      <w:r>
        <w:rPr>
          <w:rFonts w:ascii="Cambria" w:eastAsia="Cambria" w:hAnsi="Cambria" w:cs="Cambria"/>
        </w:rPr>
        <w:br/>
      </w:r>
    </w:p>
    <w:p w:rsidR="00967C41" w:rsidRDefault="00CD0173">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w:t>
      </w:r>
      <w:r>
        <w:rPr>
          <w:rFonts w:ascii="Cambria" w:eastAsia="Cambria" w:hAnsi="Cambria" w:cs="Cambria"/>
        </w:rPr>
        <w:t xml:space="preserve"> appeal of the background image featuring an active individual reinforces the fitness-centric theme of the application, motivating users to take charge of their health journey.</w:t>
      </w:r>
    </w:p>
    <w:p w:rsidR="00967C41" w:rsidRDefault="00CD0173">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w:t>
      </w:r>
      <w:r>
        <w:rPr>
          <w:rFonts w:ascii="Cambria" w:eastAsia="Cambria" w:hAnsi="Cambria" w:cs="Cambria"/>
        </w:rPr>
        <w:t>arted with minimal effort.</w:t>
      </w:r>
    </w:p>
    <w:p w:rsidR="00967C41" w:rsidRDefault="00CD0173">
      <w:pPr>
        <w:spacing w:before="240" w:after="240"/>
        <w:rPr>
          <w:rFonts w:ascii="Cambria" w:eastAsia="Cambria" w:hAnsi="Cambria" w:cs="Cambria"/>
          <w:b/>
          <w:bCs/>
        </w:rPr>
      </w:pPr>
      <w:r>
        <w:rPr>
          <w:rFonts w:ascii="Cambria" w:eastAsia="Cambria" w:hAnsi="Cambria" w:cs="Cambria"/>
          <w:b/>
          <w:bCs/>
        </w:rPr>
        <w:t>Personalized workout generation page:</w:t>
      </w:r>
    </w:p>
    <w:p w:rsidR="00967C41" w:rsidRDefault="00CD0173">
      <w:pPr>
        <w:spacing w:before="240" w:after="240"/>
        <w:rPr>
          <w:rFonts w:ascii="Cambria" w:eastAsia="Cambria" w:hAnsi="Cambria" w:cs="Cambria"/>
          <w:b/>
          <w:bCs/>
        </w:rPr>
      </w:pPr>
      <w:r>
        <w:rPr>
          <w:rFonts w:ascii="Cambria" w:eastAsia="Cambria" w:hAnsi="Cambria" w:cs="Cambria"/>
          <w:b/>
          <w:bCs/>
        </w:rPr>
        <w:t>User Information:</w:t>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2733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943600" cy="22733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w:t>
      </w:r>
      <w:r>
        <w:rPr>
          <w:rFonts w:ascii="Cambria" w:eastAsia="Cambria" w:hAnsi="Cambria" w:cs="Cambria"/>
        </w:rPr>
        <w:t xml:space="preserve">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CD0173">
      <w:pPr>
        <w:spacing w:before="240" w:after="240"/>
        <w:rPr>
          <w:rFonts w:ascii="Cambria" w:eastAsia="Cambria" w:hAnsi="Cambria" w:cs="Cambria"/>
        </w:rPr>
      </w:pPr>
      <w:r>
        <w:rPr>
          <w:rFonts w:ascii="Cambria" w:eastAsia="Cambria" w:hAnsi="Cambria" w:cs="Cambria"/>
          <w:b/>
          <w:bCs/>
        </w:rPr>
        <w:t>Workout Plan:</w:t>
      </w:r>
    </w:p>
    <w:p w:rsidR="00967C41" w:rsidRDefault="006936A1">
      <w:pPr>
        <w:spacing w:before="240" w:after="240"/>
        <w:rPr>
          <w:rFonts w:ascii="Cambria" w:eastAsia="Cambria" w:hAnsi="Cambria" w:cs="Cambria"/>
        </w:rPr>
      </w:pPr>
      <w:r>
        <w:rPr>
          <w:rFonts w:ascii="Cambria" w:eastAsia="Cambria" w:hAnsi="Cambria" w:cs="Cambria"/>
          <w:noProof/>
          <w:lang w:val="en-IN"/>
        </w:rPr>
        <w:drawing>
          <wp:inline distT="0" distB="0" distL="0" distR="0">
            <wp:extent cx="5943600" cy="39204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2op.jpeg"/>
                    <pic:cNvPicPr/>
                  </pic:nvPicPr>
                  <pic:blipFill>
                    <a:blip r:embed="rId39">
                      <a:extLst>
                        <a:ext uri="{28A0092B-C50C-407E-A947-70E740481C1C}">
                          <a14:useLocalDpi xmlns:a14="http://schemas.microsoft.com/office/drawing/2010/main" val="0"/>
                        </a:ext>
                      </a:extLst>
                    </a:blip>
                    <a:stretch>
                      <a:fillRect/>
                    </a:stretch>
                  </pic:blipFill>
                  <pic:spPr>
                    <a:xfrm>
                      <a:off x="0" y="0"/>
                      <a:ext cx="5943600" cy="3920490"/>
                    </a:xfrm>
                    <a:prstGeom prst="rect">
                      <a:avLst/>
                    </a:prstGeom>
                  </pic:spPr>
                </pic:pic>
              </a:graphicData>
            </a:graphic>
          </wp:inline>
        </w:drawing>
      </w:r>
    </w:p>
    <w:p w:rsidR="006936A1" w:rsidRDefault="006936A1">
      <w:pPr>
        <w:spacing w:before="240" w:after="240"/>
        <w:rPr>
          <w:rFonts w:ascii="Cambria" w:eastAsia="Cambria" w:hAnsi="Cambria" w:cs="Cambria"/>
        </w:rPr>
      </w:pPr>
      <w:bookmarkStart w:id="35" w:name="_GoBack"/>
      <w:r>
        <w:rPr>
          <w:rFonts w:ascii="Cambria" w:eastAsia="Cambria" w:hAnsi="Cambria" w:cs="Cambria"/>
          <w:noProof/>
          <w:lang w:val="en-IN"/>
        </w:rPr>
        <w:lastRenderedPageBreak/>
        <w:drawing>
          <wp:inline distT="0" distB="0" distL="0" distR="0">
            <wp:extent cx="5943600" cy="39084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3op.jpeg"/>
                    <pic:cNvPicPr/>
                  </pic:nvPicPr>
                  <pic:blipFill>
                    <a:blip r:embed="rId40">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bookmarkEnd w:id="35"/>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8796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943600" cy="18796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b/>
          <w:bCs/>
        </w:rPr>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w:t>
      </w:r>
      <w:r>
        <w:rPr>
          <w:rFonts w:ascii="Cambria" w:eastAsia="Cambria" w:hAnsi="Cambria" w:cs="Cambria"/>
        </w:rPr>
        <w:t>ch as full body, upper or lower body, cardio, core strength, or flexibility. For every workout day, a curated list of exercises is provided, detailing the name of the exercise, the number of sets and repetitions (or duration), and suggested rest intervals.</w:t>
      </w:r>
      <w:r>
        <w:rPr>
          <w:rFonts w:ascii="Cambria" w:eastAsia="Cambria" w:hAnsi="Cambria" w:cs="Cambria"/>
        </w:rPr>
        <w:t xml:space="preserve"> The plan incorporates variety and structured progression to keep the workouts engaging and effective. Additionally, basic warm-up and cool-down guidance may be included to support safe and well-rounded training. Overall, this section aims to deliver a goa</w:t>
      </w:r>
      <w:r>
        <w:rPr>
          <w:rFonts w:ascii="Cambria" w:eastAsia="Cambria" w:hAnsi="Cambria" w:cs="Cambria"/>
        </w:rPr>
        <w:t>l-oriented, easy-to-follow workout schedule that promotes consistency and progress.</w:t>
      </w:r>
    </w:p>
    <w:p w:rsidR="00967C41" w:rsidRDefault="00967C41">
      <w:pPr>
        <w:spacing w:before="240" w:after="240"/>
        <w:rPr>
          <w:rFonts w:ascii="Cambria" w:eastAsia="Cambria" w:hAnsi="Cambria" w:cs="Cambria"/>
          <w:b/>
          <w:bCs/>
        </w:rPr>
      </w:pPr>
    </w:p>
    <w:p w:rsidR="00967C41" w:rsidRDefault="00CD0173">
      <w:pPr>
        <w:spacing w:before="240" w:after="240"/>
        <w:rPr>
          <w:rFonts w:ascii="Cambria" w:eastAsia="Cambria" w:hAnsi="Cambria" w:cs="Cambria"/>
          <w:b/>
          <w:bCs/>
        </w:rPr>
      </w:pPr>
      <w:r>
        <w:rPr>
          <w:rFonts w:ascii="Cambria" w:eastAsia="Cambria" w:hAnsi="Cambria" w:cs="Cambria"/>
          <w:b/>
          <w:bCs/>
        </w:rPr>
        <w:t>Nutrition Tip:</w:t>
      </w:r>
    </w:p>
    <w:p w:rsidR="00967C41" w:rsidRDefault="00CD0173">
      <w:pPr>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066800"/>
            <wp:effectExtent l="0" t="0" r="0" b="0"/>
            <wp:docPr id="1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5943600" cy="10668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w:t>
      </w:r>
      <w:r>
        <w:rPr>
          <w:rFonts w:ascii="Cambria" w:eastAsia="Cambria" w:hAnsi="Cambria" w:cs="Cambria"/>
        </w:rPr>
        <w:t>the importance of prioritizing protein intake in every meal, suggesting sources like chicken, fish, beans, or Greek yogurt. The tip explains how protein contributes to muscle building, satiety, and metabolic support—key factors for both fat loss and muscle</w:t>
      </w:r>
      <w:r>
        <w:rPr>
          <w:rFonts w:ascii="Cambria" w:eastAsia="Cambria" w:hAnsi="Cambria" w:cs="Cambria"/>
        </w:rPr>
        <w:t xml:space="preserve"> gain. This section is designed to reinforce healthy eating habits that align with users’ fitness goals.</w:t>
      </w: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b/>
          <w:bCs/>
        </w:rPr>
      </w:pPr>
    </w:p>
    <w:p w:rsidR="00967C41" w:rsidRDefault="00CD0173">
      <w:pPr>
        <w:spacing w:before="240" w:after="240"/>
        <w:rPr>
          <w:rFonts w:ascii="Cambria" w:eastAsia="Cambria" w:hAnsi="Cambria" w:cs="Cambria"/>
          <w:b/>
          <w:bCs/>
        </w:rPr>
      </w:pPr>
      <w:r>
        <w:rPr>
          <w:rFonts w:ascii="Cambria" w:eastAsia="Cambria" w:hAnsi="Cambria" w:cs="Cambria"/>
          <w:b/>
          <w:bCs/>
        </w:rPr>
        <w:t>Feedback Page:</w:t>
      </w:r>
    </w:p>
    <w:p w:rsidR="00967C41" w:rsidRDefault="00CD0173">
      <w:pPr>
        <w:spacing w:before="240" w:after="240"/>
        <w:rPr>
          <w:rFonts w:ascii="Cambria" w:eastAsia="Cambria" w:hAnsi="Cambria" w:cs="Cambria"/>
          <w:b/>
          <w:bCs/>
        </w:rPr>
      </w:pPr>
      <w:r>
        <w:rPr>
          <w:rFonts w:ascii="Cambria" w:eastAsia="Cambria" w:hAnsi="Cambria" w:cs="Cambria"/>
          <w:b/>
          <w:bCs/>
          <w:noProof/>
          <w:lang w:val="en-IN"/>
        </w:rPr>
        <w:drawing>
          <wp:inline distT="114300" distB="114300" distL="114300" distR="114300">
            <wp:extent cx="5943600" cy="22860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943600" cy="22860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w:t>
      </w:r>
      <w:r>
        <w:rPr>
          <w:rFonts w:ascii="Cambria" w:eastAsia="Cambria" w:hAnsi="Cambria" w:cs="Cambria"/>
        </w:rPr>
        <w:t xml:space="preserve">fficulty, or preferences related to their plan. Once submitted, this feedback is processed by the system to intelligently update and adjust the workout plan to better align with the user’s goals, comfort, and progress. This </w:t>
      </w:r>
      <w:r>
        <w:rPr>
          <w:rFonts w:ascii="Cambria" w:eastAsia="Cambria" w:hAnsi="Cambria" w:cs="Cambria"/>
        </w:rPr>
        <w:lastRenderedPageBreak/>
        <w:t>dynamic feedback loop ensures th</w:t>
      </w:r>
      <w:r>
        <w:rPr>
          <w:rFonts w:ascii="Cambria" w:eastAsia="Cambria" w:hAnsi="Cambria" w:cs="Cambria"/>
        </w:rPr>
        <w:t xml:space="preserve">at each fitness plan remains adaptive and tailored to the individual’s evolving needs. </w:t>
      </w:r>
    </w:p>
    <w:p w:rsidR="00967C41" w:rsidRDefault="00CD0173">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lang w:val="en-IN"/>
        </w:rPr>
        <w:drawing>
          <wp:inline distT="114300" distB="114300" distL="114300" distR="114300">
            <wp:extent cx="5410200" cy="5429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410200" cy="542925"/>
                    </a:xfrm>
                    <a:prstGeom prst="rect">
                      <a:avLst/>
                    </a:prstGeom>
                    <a:ln/>
                  </pic:spPr>
                </pic:pic>
              </a:graphicData>
            </a:graphic>
          </wp:inline>
        </w:drawing>
      </w: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967C41">
      <w:pPr>
        <w:spacing w:before="240" w:after="240"/>
        <w:rPr>
          <w:rFonts w:ascii="Cambria" w:eastAsia="Cambria" w:hAnsi="Cambria" w:cs="Cambria"/>
        </w:rPr>
      </w:pPr>
    </w:p>
    <w:p w:rsidR="00967C41" w:rsidRDefault="00CD0173">
      <w:pPr>
        <w:spacing w:before="240" w:after="240"/>
        <w:rPr>
          <w:rFonts w:ascii="Cambria" w:eastAsia="Cambria" w:hAnsi="Cambria" w:cs="Cambria"/>
          <w:b/>
          <w:bCs/>
        </w:rPr>
      </w:pPr>
      <w:r>
        <w:rPr>
          <w:rFonts w:ascii="Cambria" w:eastAsia="Cambria" w:hAnsi="Cambria" w:cs="Cambria"/>
          <w:b/>
          <w:bCs/>
        </w:rPr>
        <w:t>View all users page:</w:t>
      </w:r>
    </w:p>
    <w:p w:rsidR="00967C41" w:rsidRDefault="00CD0173">
      <w:pPr>
        <w:spacing w:before="240" w:after="240"/>
        <w:rPr>
          <w:rFonts w:ascii="Cambria" w:eastAsia="Cambria" w:hAnsi="Cambria" w:cs="Cambria"/>
          <w:b/>
          <w:bCs/>
        </w:rPr>
      </w:pPr>
      <w:r>
        <w:rPr>
          <w:rFonts w:ascii="Cambria" w:eastAsia="Cambria" w:hAnsi="Cambria" w:cs="Cambria"/>
          <w:b/>
          <w:bCs/>
          <w:noProof/>
          <w:lang w:val="en-IN"/>
        </w:rPr>
        <w:drawing>
          <wp:inline distT="114300" distB="114300" distL="114300" distR="114300">
            <wp:extent cx="5943600" cy="26924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43600" cy="2692400"/>
                    </a:xfrm>
                    <a:prstGeom prst="rect">
                      <a:avLst/>
                    </a:prstGeom>
                    <a:ln/>
                  </pic:spPr>
                </pic:pic>
              </a:graphicData>
            </a:graphic>
          </wp:inline>
        </w:drawing>
      </w:r>
    </w:p>
    <w:p w:rsidR="00967C41" w:rsidRDefault="00CD0173">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w:t>
      </w:r>
      <w:r>
        <w:rPr>
          <w:rFonts w:ascii="Cambria" w:eastAsia="Cambria" w:hAnsi="Cambria" w:cs="Cambria"/>
        </w:rPr>
        <w:t xml:space="preserve">the entire user database, displaying detailed information for each registered user. This includes their personal details such as name, age, and fitness goals, along with their original workout plan generated at registration and the updated workout plan if </w:t>
      </w:r>
      <w:r>
        <w:rPr>
          <w:rFonts w:ascii="Cambria" w:eastAsia="Cambria" w:hAnsi="Cambria" w:cs="Cambria"/>
        </w:rPr>
        <w:t xml:space="preserve">any changes were made based on their submitted feedback. This feature enables a transparent view of how each user’s plan has evolved over time, </w:t>
      </w:r>
      <w:r>
        <w:rPr>
          <w:rFonts w:ascii="Cambria" w:eastAsia="Cambria" w:hAnsi="Cambria" w:cs="Cambria"/>
        </w:rPr>
        <w:lastRenderedPageBreak/>
        <w:t xml:space="preserve">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w:t>
      </w:r>
      <w:r>
        <w:rPr>
          <w:rFonts w:ascii="Cambria" w:eastAsia="Cambria" w:hAnsi="Cambria" w:cs="Cambria"/>
        </w:rPr>
        <w:t>s and engagement effectively.</w:t>
      </w: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967C41">
      <w:pPr>
        <w:spacing w:before="240" w:after="240"/>
        <w:rPr>
          <w:rFonts w:ascii="Cambria" w:eastAsia="Cambria" w:hAnsi="Cambria" w:cs="Cambria"/>
          <w:b/>
          <w:bCs/>
          <w:sz w:val="24"/>
          <w:szCs w:val="24"/>
        </w:rPr>
      </w:pPr>
    </w:p>
    <w:p w:rsidR="00967C41" w:rsidRDefault="00CD0173">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rsidR="00967C41" w:rsidRDefault="00CD0173">
      <w:pPr>
        <w:spacing w:before="240" w:after="24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w:t>
      </w:r>
      <w:r>
        <w:rPr>
          <w:rFonts w:ascii="Cambria" w:eastAsia="Cambria" w:hAnsi="Cambria" w:cs="Cambria"/>
        </w:rPr>
        <w:t xml:space="preserve">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w:t>
      </w:r>
      <w:r>
        <w:rPr>
          <w:rFonts w:ascii="Cambria" w:eastAsia="Cambria" w:hAnsi="Cambria" w:cs="Cambria"/>
        </w:rPr>
        <w:t>ed workout intensity.</w:t>
      </w:r>
    </w:p>
    <w:p w:rsidR="00967C41" w:rsidRDefault="00CD0173">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w:t>
      </w:r>
      <w:proofErr w:type="spellStart"/>
      <w:r>
        <w:rPr>
          <w:rFonts w:ascii="Cambria" w:eastAsia="Cambria" w:hAnsi="Cambria" w:cs="Cambria"/>
        </w:rPr>
        <w:t>templating</w:t>
      </w:r>
      <w:proofErr w:type="spellEnd"/>
      <w:r>
        <w:rPr>
          <w:rFonts w:ascii="Cambria" w:eastAsia="Cambria" w:hAnsi="Cambria" w:cs="Cambria"/>
        </w:rPr>
        <w:t xml:space="preserve"> for a clean and responsive frontend. Upon submitting their details on the homepage, users rec</w:t>
      </w:r>
      <w:r>
        <w:rPr>
          <w:rFonts w:ascii="Cambria" w:eastAsia="Cambria" w:hAnsi="Cambria" w:cs="Cambria"/>
        </w:rPr>
        <w:t xml:space="preserve">eive a tailored workout plan that includes warm-ups, main workouts, </w:t>
      </w:r>
      <w:proofErr w:type="spellStart"/>
      <w:r>
        <w:rPr>
          <w:rFonts w:ascii="Cambria" w:eastAsia="Cambria" w:hAnsi="Cambria" w:cs="Cambria"/>
        </w:rPr>
        <w:t>cooldowns</w:t>
      </w:r>
      <w:proofErr w:type="spellEnd"/>
      <w:r>
        <w:rPr>
          <w:rFonts w:ascii="Cambria" w:eastAsia="Cambria" w:hAnsi="Cambria" w:cs="Cambria"/>
        </w:rPr>
        <w:t xml:space="preserve">,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w:t>
      </w:r>
      <w:r>
        <w:rPr>
          <w:rFonts w:ascii="Cambria" w:eastAsia="Cambria" w:hAnsi="Cambria" w:cs="Cambria"/>
        </w:rPr>
        <w:t>responds by intelligently updating the plan using generative AI, ensuring ongoing customization and engagement.</w:t>
      </w:r>
    </w:p>
    <w:p w:rsidR="00967C41" w:rsidRDefault="00CD0173">
      <w:pPr>
        <w:spacing w:before="240" w:after="240"/>
        <w:rPr>
          <w:rFonts w:ascii="Cambria" w:eastAsia="Cambria" w:hAnsi="Cambria" w:cs="Cambria"/>
        </w:rPr>
      </w:pPr>
      <w:r>
        <w:rPr>
          <w:rFonts w:ascii="Cambria" w:eastAsia="Cambria" w:hAnsi="Cambria" w:cs="Cambria"/>
        </w:rPr>
        <w:t>Additionally, the application includes an administrative view where all registered users and their respective plans (original and updated) are d</w:t>
      </w:r>
      <w:r>
        <w:rPr>
          <w:rFonts w:ascii="Cambria" w:eastAsia="Cambria" w:hAnsi="Cambria" w:cs="Cambria"/>
        </w:rPr>
        <w:t xml:space="preserve">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rsidR="00967C41" w:rsidRDefault="00CD0173">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w:t>
      </w:r>
      <w:r>
        <w:rPr>
          <w:rFonts w:ascii="Cambria" w:eastAsia="Cambria" w:hAnsi="Cambria" w:cs="Cambria"/>
        </w:rPr>
        <w:t xml:space="preserve">a scalable and adaptable AI-powered solution that not only personalizes the fitness journey but also evolves with the user’s progress and preferences. It demonstrates how </w:t>
      </w:r>
      <w:r>
        <w:rPr>
          <w:rFonts w:ascii="Cambria" w:eastAsia="Cambria" w:hAnsi="Cambria" w:cs="Cambria"/>
        </w:rPr>
        <w:lastRenderedPageBreak/>
        <w:t xml:space="preserve">cutting-edge technology can be integrated into everyday wellness routines to promote </w:t>
      </w:r>
      <w:r>
        <w:rPr>
          <w:rFonts w:ascii="Cambria" w:eastAsia="Cambria" w:hAnsi="Cambria" w:cs="Cambria"/>
        </w:rPr>
        <w:t>healthy, consistent, and goal-oriented lifestyles.</w:t>
      </w:r>
    </w:p>
    <w:p w:rsidR="00967C41" w:rsidRDefault="00967C41">
      <w:pPr>
        <w:spacing w:before="240" w:after="240"/>
        <w:rPr>
          <w:rFonts w:ascii="Cambria" w:eastAsia="Cambria" w:hAnsi="Cambria" w:cs="Cambria"/>
          <w:b/>
          <w:bCs/>
        </w:rPr>
      </w:pPr>
    </w:p>
    <w:p w:rsidR="00967C41" w:rsidRDefault="00967C41">
      <w:pPr>
        <w:spacing w:before="240" w:after="240"/>
        <w:rPr>
          <w:rFonts w:ascii="Cambria" w:eastAsia="Cambria" w:hAnsi="Cambria" w:cs="Cambria"/>
        </w:rPr>
      </w:pPr>
    </w:p>
    <w:p w:rsidR="00967C41" w:rsidRDefault="00967C41">
      <w:pPr>
        <w:rPr>
          <w:rFonts w:ascii="Cambria" w:eastAsia="Cambria" w:hAnsi="Cambria" w:cs="Cambria"/>
        </w:rPr>
      </w:pPr>
    </w:p>
    <w:sectPr w:rsidR="00967C41">
      <w:headerReference w:type="defaul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0173" w:rsidRDefault="00CD0173">
      <w:pPr>
        <w:spacing w:line="240" w:lineRule="auto"/>
      </w:pPr>
      <w:r>
        <w:separator/>
      </w:r>
    </w:p>
  </w:endnote>
  <w:endnote w:type="continuationSeparator" w:id="0">
    <w:p w:rsidR="00CD0173" w:rsidRDefault="00CD01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9D776AA-8A22-4A19-8285-9568A4E21012}"/>
    <w:embedBold r:id="rId2" w:fontKey="{CA52A035-B393-4330-979D-BD3BDD625599}"/>
  </w:font>
  <w:font w:name="Calibri">
    <w:panose1 w:val="020F0502020204030204"/>
    <w:charset w:val="00"/>
    <w:family w:val="swiss"/>
    <w:pitch w:val="variable"/>
    <w:sig w:usb0="E4002EFF" w:usb1="C000247B" w:usb2="00000009" w:usb3="00000000" w:csb0="000001FF" w:csb1="00000000"/>
    <w:embedRegular r:id="rId3" w:fontKey="{A2255900-CBF6-4D2A-8209-01D020A2D21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0173" w:rsidRDefault="00CD0173">
      <w:pPr>
        <w:spacing w:line="240" w:lineRule="auto"/>
      </w:pPr>
      <w:r>
        <w:separator/>
      </w:r>
    </w:p>
  </w:footnote>
  <w:footnote w:type="continuationSeparator" w:id="0">
    <w:p w:rsidR="00CD0173" w:rsidRDefault="00CD01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7C41" w:rsidRDefault="00CD0173">
    <w:r>
      <w:rPr>
        <w:noProof/>
        <w:lang w:val="en-IN"/>
      </w:rPr>
      <w:drawing>
        <wp:anchor distT="114300" distB="114300" distL="114300" distR="114300" simplePos="0" relativeHeight="251658240" behindDoc="0" locked="0" layoutInCell="1" hidden="0" allowOverlap="1">
          <wp:simplePos x="0" y="0"/>
          <wp:positionH relativeFrom="page">
            <wp:posOffset>5715000</wp:posOffset>
          </wp:positionH>
          <wp:positionV relativeFrom="page">
            <wp:posOffset>600075</wp:posOffset>
          </wp:positionV>
          <wp:extent cx="1076325" cy="300038"/>
          <wp:effectExtent l="0" t="0" r="0" b="0"/>
          <wp:wrapNone/>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lang w:val="en-IN"/>
      </w:rPr>
      <w:drawing>
        <wp:inline distT="114300" distB="114300" distL="114300" distR="114300">
          <wp:extent cx="1587500" cy="6858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A6757"/>
    <w:multiLevelType w:val="multilevel"/>
    <w:tmpl w:val="7D942F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952D95"/>
    <w:multiLevelType w:val="multilevel"/>
    <w:tmpl w:val="D2B03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81F62"/>
    <w:multiLevelType w:val="multilevel"/>
    <w:tmpl w:val="6A244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0F129C"/>
    <w:multiLevelType w:val="multilevel"/>
    <w:tmpl w:val="4C3AB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D776D9"/>
    <w:multiLevelType w:val="multilevel"/>
    <w:tmpl w:val="87A41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524D93"/>
    <w:multiLevelType w:val="multilevel"/>
    <w:tmpl w:val="799CE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E61CD"/>
    <w:multiLevelType w:val="multilevel"/>
    <w:tmpl w:val="6C8EF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AB2D1D"/>
    <w:multiLevelType w:val="multilevel"/>
    <w:tmpl w:val="BD24C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267FD3"/>
    <w:multiLevelType w:val="multilevel"/>
    <w:tmpl w:val="46C09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37F1748"/>
    <w:multiLevelType w:val="multilevel"/>
    <w:tmpl w:val="9DA68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4E6B0F"/>
    <w:multiLevelType w:val="multilevel"/>
    <w:tmpl w:val="FB50D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F02042"/>
    <w:multiLevelType w:val="multilevel"/>
    <w:tmpl w:val="7E32A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D25B86"/>
    <w:multiLevelType w:val="multilevel"/>
    <w:tmpl w:val="DB7CA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D0C1219"/>
    <w:multiLevelType w:val="multilevel"/>
    <w:tmpl w:val="162CE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D26633F"/>
    <w:multiLevelType w:val="multilevel"/>
    <w:tmpl w:val="5E24F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F2A36D8"/>
    <w:multiLevelType w:val="multilevel"/>
    <w:tmpl w:val="8A766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0591E44"/>
    <w:multiLevelType w:val="multilevel"/>
    <w:tmpl w:val="94563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092F07"/>
    <w:multiLevelType w:val="multilevel"/>
    <w:tmpl w:val="928C7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0016AF"/>
    <w:multiLevelType w:val="multilevel"/>
    <w:tmpl w:val="C0946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9070AF"/>
    <w:multiLevelType w:val="multilevel"/>
    <w:tmpl w:val="8B305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1C6100"/>
    <w:multiLevelType w:val="multilevel"/>
    <w:tmpl w:val="31E47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D7029ED"/>
    <w:multiLevelType w:val="multilevel"/>
    <w:tmpl w:val="43B6F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CD21CA"/>
    <w:multiLevelType w:val="multilevel"/>
    <w:tmpl w:val="F142F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C6633C9"/>
    <w:multiLevelType w:val="multilevel"/>
    <w:tmpl w:val="B78A9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9E224B"/>
    <w:multiLevelType w:val="multilevel"/>
    <w:tmpl w:val="8070E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F23572"/>
    <w:multiLevelType w:val="multilevel"/>
    <w:tmpl w:val="1108D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F22158"/>
    <w:multiLevelType w:val="multilevel"/>
    <w:tmpl w:val="C88AD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8D2814"/>
    <w:multiLevelType w:val="multilevel"/>
    <w:tmpl w:val="65107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456979"/>
    <w:multiLevelType w:val="multilevel"/>
    <w:tmpl w:val="398C2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FCD5807"/>
    <w:multiLevelType w:val="multilevel"/>
    <w:tmpl w:val="83548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1B27A49"/>
    <w:multiLevelType w:val="multilevel"/>
    <w:tmpl w:val="1436C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BA81F2D"/>
    <w:multiLevelType w:val="multilevel"/>
    <w:tmpl w:val="8158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F6F2831"/>
    <w:multiLevelType w:val="multilevel"/>
    <w:tmpl w:val="4356B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28"/>
  </w:num>
  <w:num w:numId="3">
    <w:abstractNumId w:val="18"/>
  </w:num>
  <w:num w:numId="4">
    <w:abstractNumId w:val="21"/>
  </w:num>
  <w:num w:numId="5">
    <w:abstractNumId w:val="31"/>
  </w:num>
  <w:num w:numId="6">
    <w:abstractNumId w:val="1"/>
  </w:num>
  <w:num w:numId="7">
    <w:abstractNumId w:val="27"/>
  </w:num>
  <w:num w:numId="8">
    <w:abstractNumId w:val="17"/>
  </w:num>
  <w:num w:numId="9">
    <w:abstractNumId w:val="22"/>
  </w:num>
  <w:num w:numId="10">
    <w:abstractNumId w:val="29"/>
  </w:num>
  <w:num w:numId="11">
    <w:abstractNumId w:val="2"/>
  </w:num>
  <w:num w:numId="12">
    <w:abstractNumId w:val="0"/>
  </w:num>
  <w:num w:numId="13">
    <w:abstractNumId w:val="30"/>
  </w:num>
  <w:num w:numId="14">
    <w:abstractNumId w:val="8"/>
  </w:num>
  <w:num w:numId="15">
    <w:abstractNumId w:val="26"/>
  </w:num>
  <w:num w:numId="16">
    <w:abstractNumId w:val="16"/>
  </w:num>
  <w:num w:numId="17">
    <w:abstractNumId w:val="5"/>
  </w:num>
  <w:num w:numId="18">
    <w:abstractNumId w:val="11"/>
  </w:num>
  <w:num w:numId="19">
    <w:abstractNumId w:val="3"/>
  </w:num>
  <w:num w:numId="20">
    <w:abstractNumId w:val="7"/>
  </w:num>
  <w:num w:numId="21">
    <w:abstractNumId w:val="10"/>
  </w:num>
  <w:num w:numId="22">
    <w:abstractNumId w:val="9"/>
  </w:num>
  <w:num w:numId="23">
    <w:abstractNumId w:val="32"/>
  </w:num>
  <w:num w:numId="24">
    <w:abstractNumId w:val="4"/>
  </w:num>
  <w:num w:numId="25">
    <w:abstractNumId w:val="6"/>
  </w:num>
  <w:num w:numId="26">
    <w:abstractNumId w:val="25"/>
  </w:num>
  <w:num w:numId="27">
    <w:abstractNumId w:val="13"/>
  </w:num>
  <w:num w:numId="28">
    <w:abstractNumId w:val="19"/>
  </w:num>
  <w:num w:numId="29">
    <w:abstractNumId w:val="23"/>
  </w:num>
  <w:num w:numId="30">
    <w:abstractNumId w:val="14"/>
  </w:num>
  <w:num w:numId="31">
    <w:abstractNumId w:val="20"/>
  </w:num>
  <w:num w:numId="32">
    <w:abstractNumId w:val="1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C41"/>
    <w:rsid w:val="006936A1"/>
    <w:rsid w:val="00967C41"/>
    <w:rsid w:val="00CD0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F7B3"/>
  <w15:docId w15:val="{2A54692B-96A2-4848-B384-D2022A7C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virtualenv.pypa.io/en/latest/" TargetMode="External"/><Relationship Id="rId26" Type="http://schemas.openxmlformats.org/officeDocument/2006/relationships/image" Target="media/image8.png"/><Relationship Id="rId39" Type="http://schemas.openxmlformats.org/officeDocument/2006/relationships/image" Target="media/image20.jpe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scm.com/doc"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hyperlink" Target="https://docs.python.org/3/"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hyperlink" Target="https://ai.google.dev/" TargetMode="External"/><Relationship Id="rId19" Type="http://schemas.openxmlformats.org/officeDocument/2006/relationships/hyperlink" Target="https://www.uvicorn.org/" TargetMode="Externa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docs.python.org/3/"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routes.py" TargetMode="Externa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hyperlink" Target="https://devdocs.io/fastapi/" TargetMode="External"/><Relationship Id="rId3" Type="http://schemas.openxmlformats.org/officeDocument/2006/relationships/settings" Target="settings.xml"/><Relationship Id="rId12" Type="http://schemas.openxmlformats.org/officeDocument/2006/relationships/hyperlink" Target="https://www.w3schools.com/" TargetMode="External"/><Relationship Id="rId17" Type="http://schemas.openxmlformats.org/officeDocument/2006/relationships/hyperlink" Target="https://git-scm.com/doc"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1.xml"/><Relationship Id="rId20" Type="http://schemas.openxmlformats.org/officeDocument/2006/relationships/image" Target="media/image2.png"/><Relationship Id="rId41"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3669</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2026-09-24T07:49:00Z</dcterms:created>
  <dcterms:modified xsi:type="dcterms:W3CDTF">2026-09-24T07:49:00Z</dcterms:modified>
</cp:coreProperties>
</file>